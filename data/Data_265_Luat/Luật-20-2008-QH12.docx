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tabs>
          <w:tab w:val="left" w:leader="none" w:pos="1080"/>
        </w:tabs>
        <w:spacing w:before="0" w:line="240" w:lineRule="auto"/>
        <w:rPr>
          <w:rFonts w:ascii="Times New Roman" w:cs="Times New Roman" w:eastAsia="Times New Roman" w:hAnsi="Times New Roman"/>
          <w:color w:val="0000ff"/>
          <w:sz w:val="32"/>
          <w:szCs w:val="32"/>
          <w:rPrChange w:author="ThaiNN" w:id="0" w:date="2008-12-09T15:09:00Z">
            <w:rPr>
              <w:rFonts w:ascii="Times New Roman" w:cs="Times New Roman" w:eastAsia="Times New Roman" w:hAnsi="Times New Roman"/>
              <w:sz w:val="32"/>
              <w:szCs w:val="32"/>
            </w:rPr>
          </w:rPrChange>
        </w:rPr>
      </w:pPr>
      <w:r w:rsidDel="00000000" w:rsidR="00000000" w:rsidRPr="00000000">
        <w:rPr>
          <w:rFonts w:ascii="Times New Roman" w:cs="Times New Roman" w:eastAsia="Times New Roman" w:hAnsi="Times New Roman"/>
          <w:color w:val="0000ff"/>
          <w:sz w:val="32"/>
          <w:szCs w:val="32"/>
          <w:rtl w:val="0"/>
          <w:rPrChange w:author="ThaiNN" w:id="0" w:date="2008-12-09T15:09:00Z">
            <w:rPr>
              <w:rFonts w:ascii="Times New Roman" w:cs="Times New Roman" w:eastAsia="Times New Roman" w:hAnsi="Times New Roman"/>
              <w:sz w:val="32"/>
              <w:szCs w:val="32"/>
            </w:rPr>
          </w:rPrChange>
        </w:rPr>
        <w:t xml:space="preserve">LUẬT</w:t>
      </w:r>
    </w:p>
    <w:p w:rsidR="00000000" w:rsidDel="00000000" w:rsidP="00000000" w:rsidRDefault="00000000" w:rsidRPr="00000000" w14:paraId="00000002">
      <w:pPr>
        <w:pStyle w:val="Heading4"/>
        <w:tabs>
          <w:tab w:val="left" w:leader="none" w:pos="1080"/>
        </w:tabs>
        <w:spacing w:before="0" w:line="240" w:lineRule="auto"/>
        <w:rPr>
          <w:rFonts w:ascii="Times New Roman" w:cs="Times New Roman" w:eastAsia="Times New Roman" w:hAnsi="Times New Roman"/>
          <w:color w:val="0000ff"/>
          <w:sz w:val="28"/>
          <w:szCs w:val="28"/>
          <w:rPrChange w:author="ThaiNN" w:id="0" w:date="2008-12-09T15:09:00Z">
            <w:rPr>
              <w:rFonts w:ascii="Times New Roman" w:cs="Times New Roman" w:eastAsia="Times New Roman" w:hAnsi="Times New Roman"/>
              <w:sz w:val="28"/>
              <w:szCs w:val="28"/>
            </w:rPr>
          </w:rPrChange>
        </w:rPr>
      </w:pPr>
      <w:r w:rsidDel="00000000" w:rsidR="00000000" w:rsidRPr="00000000">
        <w:rPr>
          <w:rFonts w:ascii="Times New Roman" w:cs="Times New Roman" w:eastAsia="Times New Roman" w:hAnsi="Times New Roman"/>
          <w:color w:val="0000ff"/>
          <w:sz w:val="28"/>
          <w:szCs w:val="28"/>
          <w:rtl w:val="0"/>
          <w:rPrChange w:author="ThaiNN" w:id="0" w:date="2008-12-09T15:09:00Z">
            <w:rPr>
              <w:rFonts w:ascii="Times New Roman" w:cs="Times New Roman" w:eastAsia="Times New Roman" w:hAnsi="Times New Roman"/>
              <w:sz w:val="28"/>
              <w:szCs w:val="28"/>
            </w:rPr>
          </w:rPrChange>
        </w:rPr>
        <w:t xml:space="preserve">ĐA DẠNG SINH HỌC</w:t>
      </w:r>
    </w:p>
    <w:p w:rsidR="00000000" w:rsidDel="00000000" w:rsidP="00000000" w:rsidRDefault="00000000" w:rsidRPr="00000000" w14:paraId="00000003">
      <w:pPr>
        <w:jc w:val="center"/>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CỦA QUỐC HỘI KHÓA XII, KỲ THỨ TƯ</w:t>
      </w:r>
    </w:p>
    <w:p w:rsidR="00000000" w:rsidDel="00000000" w:rsidP="00000000" w:rsidRDefault="00000000" w:rsidRPr="00000000" w14:paraId="00000004">
      <w:pPr>
        <w:jc w:val="center"/>
        <w:rPr>
          <w:rFonts w:ascii="Arial" w:cs="Arial" w:eastAsia="Arial" w:hAnsi="Arial"/>
          <w:color w:val="0000ff"/>
          <w:rPrChange w:author="ThaiNN" w:id="0" w:date="2008-12-09T15:09:00Z">
            <w:rPr>
              <w:rFonts w:ascii="Arial" w:cs="Arial" w:eastAsia="Arial" w:hAnsi="Arial"/>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SỐ 20/2008/QH12 QUA NGÀY 13 THÁNG 11 NĂM 2008</w:t>
      </w:r>
      <w:r w:rsidDel="00000000" w:rsidR="00000000" w:rsidRPr="00000000">
        <w:rPr>
          <w:rtl w:val="0"/>
        </w:rPr>
      </w:r>
    </w:p>
    <w:p w:rsidR="00000000" w:rsidDel="00000000" w:rsidP="00000000" w:rsidRDefault="00000000" w:rsidRPr="00000000" w14:paraId="00000005">
      <w:pPr>
        <w:spacing w:after="120" w:before="120" w:lineRule="auto"/>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06">
      <w:pPr>
        <w:spacing w:after="120" w:before="120" w:lineRule="auto"/>
        <w:ind w:firstLine="720"/>
        <w:rPr>
          <w:rFonts w:ascii="Times New Roman" w:cs="Times New Roman" w:eastAsia="Times New Roman" w:hAnsi="Times New Roman"/>
          <w:b w:val="1"/>
          <w:bCs w:val="1"/>
          <w:i w:val="1"/>
          <w:iCs w:val="1"/>
          <w:color w:val="0000ff"/>
          <w:sz w:val="24"/>
          <w:szCs w:val="24"/>
          <w:rPrChange w:author="ThaiNN" w:id="0" w:date="2008-12-09T15:09:00Z">
            <w:rPr>
              <w:rFonts w:ascii="Times New Roman" w:cs="Times New Roman" w:eastAsia="Times New Roman" w:hAnsi="Times New Roman"/>
              <w:b w:val="1"/>
              <w:bCs w:val="1"/>
              <w:i w:val="1"/>
              <w:iCs w:val="1"/>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Căn cứ Hiến pháp nước Cộng hoà xã hội chủ nghĩa Việt Nam năm 1992 đã được sửa đổi, bổ sung một số điều theo Nghị quyết số 51/2001/QH10;</w:t>
      </w:r>
      <w:r w:rsidDel="00000000" w:rsidR="00000000" w:rsidRPr="00000000">
        <w:rPr>
          <w:rtl w:val="0"/>
        </w:rPr>
      </w:r>
    </w:p>
    <w:p w:rsidR="00000000" w:rsidDel="00000000" w:rsidP="00000000" w:rsidRDefault="00000000" w:rsidRPr="00000000" w14:paraId="00000007">
      <w:pPr>
        <w:spacing w:after="120" w:before="120" w:lineRule="auto"/>
        <w:ind w:firstLine="720"/>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Quốc hội ban hành Luật đa dạng sinh học.</w:t>
      </w: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CHƯƠNG I</w:t>
      </w:r>
    </w:p>
    <w:p w:rsidR="00000000" w:rsidDel="00000000" w:rsidP="00000000" w:rsidRDefault="00000000" w:rsidRPr="00000000" w14:paraId="0000000A">
      <w:pPr>
        <w:jc w:val="center"/>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NHỮNG QUY ĐỊNH CHUNG</w:t>
      </w:r>
    </w:p>
    <w:p w:rsidR="00000000" w:rsidDel="00000000" w:rsidP="00000000" w:rsidRDefault="00000000" w:rsidRPr="00000000" w14:paraId="0000000B">
      <w:pPr>
        <w:spacing w:after="120" w:before="240" w:lineRule="auto"/>
        <w:ind w:firstLine="720"/>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Điều 1. Phạm vi điều chỉnh</w:t>
      </w:r>
    </w:p>
    <w:p w:rsidR="00000000" w:rsidDel="00000000" w:rsidP="00000000" w:rsidRDefault="00000000" w:rsidRPr="00000000" w14:paraId="0000000C">
      <w:pPr>
        <w:spacing w:after="60" w:before="60" w:lineRule="auto"/>
        <w:ind w:firstLine="720"/>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Luật này quy định về bảo tồn và phát triển bền vững đa dạng sinh học; quyền và nghĩa vụ của tổ chức, hộ gia đình, cá nhân trong bảo tồn và phát triển bền vững đa dạng sinh học.</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p>
    <w:p w:rsidR="00000000" w:rsidDel="00000000" w:rsidP="00000000" w:rsidRDefault="00000000" w:rsidRPr="00000000" w14:paraId="0000000D">
      <w:pPr>
        <w:spacing w:after="120" w:before="240" w:lineRule="auto"/>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ab/>
        <w:t xml:space="preserve">Điều 2. Đối tượng áp dụng</w:t>
      </w:r>
    </w:p>
    <w:p w:rsidR="00000000" w:rsidDel="00000000" w:rsidP="00000000" w:rsidRDefault="00000000" w:rsidRPr="00000000" w14:paraId="0000000E">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Luật này áp dụng đối với tổ chức, hộ gia đình, cá nhân trong nước, người Việt Nam định cư ở nước ngoài, tổ chức, cá nhân nước ngoài có hoạt động trực tiếp hoặc liên quan đến bảo tồn và phát triển bền vững đa dạng sinh học tại Việt Nam. </w:t>
      </w:r>
    </w:p>
    <w:p w:rsidR="00000000" w:rsidDel="00000000" w:rsidP="00000000" w:rsidRDefault="00000000" w:rsidRPr="00000000" w14:paraId="0000000F">
      <w:pPr>
        <w:spacing w:after="120" w:before="240" w:lineRule="auto"/>
        <w:ind w:firstLine="720"/>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Điều 3. Giải thích từ ngữ</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Trong Luật này, các từ ngữ dưới đây được hiểu như sau:</w:t>
      </w:r>
    </w:p>
    <w:p w:rsidR="00000000" w:rsidDel="00000000" w:rsidP="00000000" w:rsidRDefault="00000000" w:rsidRPr="00000000" w14:paraId="00000011">
      <w:pPr>
        <w:spacing w:after="60" w:before="60" w:lineRule="auto"/>
        <w:ind w:firstLine="720"/>
        <w:jc w:val="both"/>
        <w:rPr>
          <w:rFonts w:ascii="Times New Roman" w:cs="Times New Roman" w:eastAsia="Times New Roman" w:hAnsi="Times New Roman"/>
          <w:i w:val="1"/>
          <w:iCs w:val="1"/>
          <w:color w:val="0000ff"/>
          <w:sz w:val="24"/>
          <w:szCs w:val="24"/>
          <w:rPrChange w:author="ThaiNN" w:id="0" w:date="2008-12-09T15:09:00Z">
            <w:rPr>
              <w:rFonts w:ascii="Times New Roman" w:cs="Times New Roman" w:eastAsia="Times New Roman" w:hAnsi="Times New Roman"/>
              <w:i w:val="1"/>
              <w:iCs w:val="1"/>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 Bảo tồn đa dạng sinh học</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là việc bảo vệ sự phong phú của các hệ sinh thái tự nhiên quan trọng, đặc thù hoặc đại diện; bảo vệ môi trường sống tự nhiên thường xuyên hoặc theo mùa của loài hoang dã, cảnh quan môi trường, nét đẹp độc đáo của tự nhiên; nuôi, trồng, chăm sóc loài thuộc Danh mục loài nguy cấp, quý, hiếm được ưu tiên bảo vệ; lưu giữ và bảo quản lâu dài các mẫu vật di truyền</w:t>
      </w: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w:t>
      </w:r>
    </w:p>
    <w:p w:rsidR="00000000" w:rsidDel="00000000" w:rsidP="00000000" w:rsidRDefault="00000000" w:rsidRPr="00000000" w14:paraId="00000012">
      <w:pPr>
        <w:widowControl w:val="0"/>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 Bảo tồn tại chỗ</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là bảo tồn loài hoang dã trong môi trường sống tự nhiên của chúng; bảo tồn loài cây trồng, vật nuôi đặc hữu, có giá trị trong môi trường sống, nơi hình thành và phát triển các đặc điểm đặc trưng của chúng. </w:t>
      </w:r>
    </w:p>
    <w:p w:rsidR="00000000" w:rsidDel="00000000" w:rsidP="00000000" w:rsidRDefault="00000000" w:rsidRPr="00000000" w14:paraId="00000013">
      <w:pPr>
        <w:widowControl w:val="0"/>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3. Bảo tồn chuyển chỗ</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là bảo tồn loài hoang dã ngoài môi trường sống tự nhiên thường xuyên hoặc theo mùa của chúng; bảo tồn loài cây trồng, vật nuôi đặc hữu, có giá trị ngoài môi trường sống, nơi hình thành và phát triển các đặc điểm đặc trưng của chúng; lưu giữ, bảo quản nguồn gen và mẫu vật di truyền trong các cơ sở khoa học và công nghệ hoặc cơ sở lưu giữ, bảo quản nguồn gen và mẫu vật di truyền.</w:t>
      </w:r>
    </w:p>
    <w:p w:rsidR="00000000" w:rsidDel="00000000" w:rsidP="00000000" w:rsidRDefault="00000000" w:rsidRPr="00000000" w14:paraId="00000014">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4. Cơ sở bảo tồn đa dạng sinh học</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là cơ sở chăm sóc, nuôi dưỡng, cứu hộ, nhân giống loài hoang dã, cây trồng, vật nuôi, vi sinh vật và nấm đặc hữu, có giá trị; lưu giữ, bảo quản nguồn gen và mẫu vật di truyền phục vụ mục đích bảo tồn và phát triển đa dạng sinh học. </w:t>
      </w:r>
    </w:p>
    <w:p w:rsidR="00000000" w:rsidDel="00000000" w:rsidP="00000000" w:rsidRDefault="00000000" w:rsidRPr="00000000" w14:paraId="00000015">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5. Đa dạng sinh học</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sự phong phú về gen, loài sinh vật và hệ sinh thái trong tự nhiên.</w:t>
      </w:r>
    </w:p>
    <w:p w:rsidR="00000000" w:rsidDel="00000000" w:rsidP="00000000" w:rsidRDefault="00000000" w:rsidRPr="00000000" w14:paraId="00000016">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6. Đánh giá rủi ro do sinh vật biến đổi gen, mẫu vật di truyền của sinh vật biến đổi gen gây ra đối với đa dạng sinh học</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xác định tính chất nguy hại tiềm ẩn và mức độ thiệt hại có thể xảy ra trong hoạt động liên quan đến sinh vật biến đổi gen,</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mẫu vật di truyền của sinh vật biến đổi gen, nhất là việc sử dụng, phóng thích sinh vật biến đổi gen và mẫu vật di truyền của sinh vật biến đổi gen.</w:t>
      </w:r>
    </w:p>
    <w:p w:rsidR="00000000" w:rsidDel="00000000" w:rsidP="00000000" w:rsidRDefault="00000000" w:rsidRPr="00000000" w14:paraId="00000017">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7. Gen</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là một đơn vị di truyền, một đoạn của vật chất di truyền quy định các đặc tính cụ thể của sinh vật.</w:t>
      </w:r>
    </w:p>
    <w:p w:rsidR="00000000" w:rsidDel="00000000" w:rsidP="00000000" w:rsidRDefault="00000000" w:rsidRPr="00000000" w14:paraId="00000018">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8. Hành lang đa dạng sinh học</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khu vực nối liền các vùng sinh thái tự nhiên cho phép các loài sinh vật sống trong các vùng sinh thái đó có thể liên hệ với nhau.</w:t>
      </w:r>
    </w:p>
    <w:p w:rsidR="00000000" w:rsidDel="00000000" w:rsidP="00000000" w:rsidRDefault="00000000" w:rsidRPr="00000000" w14:paraId="00000019">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9. Hệ sinh thái</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quần xã sinh vật và các yếu tố phi sinh vật của một khu vực địa lý nhất định, có tác động qua lại và trao đổi vật chất với nhau. </w:t>
      </w:r>
    </w:p>
    <w:p w:rsidR="00000000" w:rsidDel="00000000" w:rsidP="00000000" w:rsidRDefault="00000000" w:rsidRPr="00000000" w14:paraId="0000001A">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10. Hệ sinh thái tự nhiên</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là hệ sinh thái hình thành, phát triển theo quy luật tự nhiên, vẫn còn giữ được các nét hoang sơ.</w:t>
      </w:r>
    </w:p>
    <w:p w:rsidR="00000000" w:rsidDel="00000000" w:rsidP="00000000" w:rsidRDefault="00000000" w:rsidRPr="00000000" w14:paraId="0000001B">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11. Hệ sinh thái tự nhiên mới</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là hệ sinh thái mới</w:t>
      </w: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hình thành và phát triển trên vùng bãi bồi tại cửa sông ven biển, vùng có phù sa bồi đắp và các vùng đất khác.</w:t>
      </w:r>
    </w:p>
    <w:p w:rsidR="00000000" w:rsidDel="00000000" w:rsidP="00000000" w:rsidRDefault="00000000" w:rsidRPr="00000000" w14:paraId="0000001C">
      <w:pPr>
        <w:spacing w:after="60" w:before="60" w:lineRule="auto"/>
        <w:ind w:firstLine="720"/>
        <w:jc w:val="both"/>
        <w:rPr>
          <w:rFonts w:ascii="Times New Roman" w:cs="Times New Roman" w:eastAsia="Times New Roman" w:hAnsi="Times New Roman"/>
          <w:b w:val="1"/>
          <w:bCs w:val="1"/>
          <w:i w:val="1"/>
          <w:iCs w:val="1"/>
          <w:color w:val="0000ff"/>
          <w:sz w:val="24"/>
          <w:szCs w:val="24"/>
          <w:rPrChange w:author="ThaiNN" w:id="0" w:date="2008-12-09T15:09:00Z">
            <w:rPr>
              <w:rFonts w:ascii="Times New Roman" w:cs="Times New Roman" w:eastAsia="Times New Roman" w:hAnsi="Times New Roman"/>
              <w:b w:val="1"/>
              <w:bCs w:val="1"/>
              <w:i w:val="1"/>
              <w:iCs w:val="1"/>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12. Khu bảo tồn thiên nhiên</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(sau đây gọi là khu bảo tồn)</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là khu vực địa lý được xác lập ranh giới và phân khu chức năng để bảo tồn đa dạng sinh học. </w:t>
      </w:r>
      <w:r w:rsidDel="00000000" w:rsidR="00000000" w:rsidRPr="00000000">
        <w:rPr>
          <w:rtl w:val="0"/>
        </w:rPr>
      </w:r>
    </w:p>
    <w:p w:rsidR="00000000" w:rsidDel="00000000" w:rsidP="00000000" w:rsidRDefault="00000000" w:rsidRPr="00000000" w14:paraId="0000001D">
      <w:pPr>
        <w:tabs>
          <w:tab w:val="left" w:leader="none" w:pos="7380"/>
        </w:tabs>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13. Loài hoang dã</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loài động vật, thực vật, vi sinh vật và nấm sinh</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color w:val="ffff00"/>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sống và phát triển theo quy luật.</w:t>
      </w:r>
    </w:p>
    <w:p w:rsidR="00000000" w:rsidDel="00000000" w:rsidP="00000000" w:rsidRDefault="00000000" w:rsidRPr="00000000" w14:paraId="0000001E">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14. Loài bị đe dọa tuyệt chủng</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loài sinh vật đang có nguy cơ bị suy giảm hoàn toàn số lượng cá thể.</w:t>
      </w:r>
    </w:p>
    <w:p w:rsidR="00000000" w:rsidDel="00000000" w:rsidP="00000000" w:rsidRDefault="00000000" w:rsidRPr="00000000" w14:paraId="0000001F">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15. Loài bị tuyệt chủng trong tự nhiên</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loài sinh vật chỉ còn tồn tại trong  điều kiện nuôi, trồng nhân tạo nằm ngoài phạm vi phân bố tự nhiên của chúng.</w:t>
      </w:r>
    </w:p>
    <w:p w:rsidR="00000000" w:rsidDel="00000000" w:rsidP="00000000" w:rsidRDefault="00000000" w:rsidRPr="00000000" w14:paraId="00000020">
      <w:pPr>
        <w:widowControl w:val="0"/>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16. Loài đặc hữu</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loài sinh vật chỉ tồn tại, phát triển trong phạm vi phân bố hẹp và giới hạn trong một vùng lãnh thổ nhất định của Việt Nam mà không được ghi nhận là có ở nơi khác trên thế giới.</w:t>
      </w:r>
    </w:p>
    <w:p w:rsidR="00000000" w:rsidDel="00000000" w:rsidP="00000000" w:rsidRDefault="00000000" w:rsidRPr="00000000" w14:paraId="00000021">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17. Loài di cư</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loài động vật có toàn bộ hoặc một phần quần thể di chuyển thường xuyên, định kỳ hoặc theo mùa từ khu vực địa lý này đến khu vực địa lý khác.</w:t>
      </w:r>
    </w:p>
    <w:p w:rsidR="00000000" w:rsidDel="00000000" w:rsidP="00000000" w:rsidRDefault="00000000" w:rsidRPr="00000000" w14:paraId="00000022">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18. Loài ngoại lai</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loài sinh vật xuất hiện và phát triển ở khu vực vốn không phải là môi trường</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sống tự nhiên của chúng.</w:t>
      </w:r>
    </w:p>
    <w:p w:rsidR="00000000" w:rsidDel="00000000" w:rsidP="00000000" w:rsidRDefault="00000000" w:rsidRPr="00000000" w14:paraId="00000023">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19. Loài ngoại lai xâm hại</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loài ngoại lai lấn chiếm nơi sinh sống hoặc gây hại đối với các loài sinh vật bản địa, làm mất cân bằng sinh thái tại nơi chúng xuất hiện và phát triển. </w:t>
      </w:r>
    </w:p>
    <w:p w:rsidR="00000000" w:rsidDel="00000000" w:rsidP="00000000" w:rsidRDefault="00000000" w:rsidRPr="00000000" w14:paraId="00000024">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20</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Loài nguy cấp, quý, hiếm được ưu tiên bảo vệ</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loài hoang dã, giống cây trồng, giống vật nuôi, vi sinh vật và nấm đặc hữu, có giá trị đặc biệt về khoa học, y tế, kinh tế, sinh thái, cảnh quan, môi trường hoặc văn hóa - lịch sử mà số lượng còn ít hoặc bị đe dọa tuyệt chủng.</w:t>
      </w:r>
    </w:p>
    <w:p w:rsidR="00000000" w:rsidDel="00000000" w:rsidP="00000000" w:rsidRDefault="00000000" w:rsidRPr="00000000" w14:paraId="00000025">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21. Mẫu vật di truyền</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mẫu vật thực vật, động vật, vi sinh vật và nấm mang các đơn vị chức năng di truyền còn khả năng tái sinh.</w:t>
      </w:r>
    </w:p>
    <w:p w:rsidR="00000000" w:rsidDel="00000000" w:rsidP="00000000" w:rsidRDefault="00000000" w:rsidRPr="00000000" w14:paraId="00000026">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22. Nguồn gen</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bao gồm các loài sinh vật, các mẫu vật di truyền trong khu bảo tồn, cơ sở bảo tồn đa dạng sinh học, cơ sở nghiên cứu khoa học và phát triển công nghệ và trong tự nhiên.</w:t>
      </w:r>
    </w:p>
    <w:p w:rsidR="00000000" w:rsidDel="00000000" w:rsidP="00000000" w:rsidRDefault="00000000" w:rsidRPr="00000000" w14:paraId="00000027">
      <w:pPr>
        <w:tabs>
          <w:tab w:val="left" w:leader="none" w:pos="8460"/>
        </w:tabs>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23. Phát triển bền vững đa dạng sinh học</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là việc khai thác, sử dụng hợp lý các hệ sinh thái tự nhiên, phát triển nguồn gen, loài sinh vật và bảo đảm cân bằng sinh thái phục vụ phát triển kinh tế - xã hội. </w:t>
      </w:r>
    </w:p>
    <w:p w:rsidR="00000000" w:rsidDel="00000000" w:rsidP="00000000" w:rsidRDefault="00000000" w:rsidRPr="00000000" w14:paraId="00000028">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24. Phóng thích sinh vật biến đổi gen</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việc chủ động đưa sinh vật biến đổi gen vào môi trường tự nhiên.</w:t>
      </w:r>
    </w:p>
    <w:p w:rsidR="00000000" w:rsidDel="00000000" w:rsidP="00000000" w:rsidRDefault="00000000" w:rsidRPr="00000000" w14:paraId="00000029">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25. Quản lý rủi ro</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việc thực hiện các biện pháp an toàn để ngăn ngừa, xử lý và khắc phục rủi ro đối với đa dạng sinh học trong các hoạt động có liên quan đến sinh vật biến đổi gen và mẫu vật di truyền của sinh vật biến đổi gen. </w:t>
      </w:r>
    </w:p>
    <w:p w:rsidR="00000000" w:rsidDel="00000000" w:rsidP="00000000" w:rsidRDefault="00000000" w:rsidRPr="00000000" w14:paraId="0000002A">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26. Quần thể sinh vật</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một nhóm cá thể của cùng một loài sinh vật sinh sống và phát triển trong một khu vực nhất định.</w:t>
      </w:r>
    </w:p>
    <w:p w:rsidR="00000000" w:rsidDel="00000000" w:rsidP="00000000" w:rsidRDefault="00000000" w:rsidRPr="00000000" w14:paraId="0000002B">
      <w:pPr>
        <w:spacing w:after="60" w:before="60" w:lineRule="auto"/>
        <w:jc w:val="both"/>
        <w:rPr>
          <w:rFonts w:ascii="Times New Roman" w:cs="Times New Roman" w:eastAsia="Times New Roman" w:hAnsi="Times New Roman"/>
          <w:b w:val="1"/>
          <w:bCs w:val="1"/>
          <w:i w:val="1"/>
          <w:iCs w:val="1"/>
          <w:color w:val="0000ff"/>
          <w:sz w:val="24"/>
          <w:szCs w:val="24"/>
          <w:rPrChange w:author="ThaiNN" w:id="0" w:date="2008-12-09T15:09:00Z">
            <w:rPr>
              <w:rFonts w:ascii="Times New Roman" w:cs="Times New Roman" w:eastAsia="Times New Roman" w:hAnsi="Times New Roman"/>
              <w:b w:val="1"/>
              <w:bCs w:val="1"/>
              <w:i w:val="1"/>
              <w:iCs w:val="1"/>
              <w:sz w:val="24"/>
              <w:szCs w:val="24"/>
            </w:rPr>
          </w:rPrChange>
        </w:rPr>
      </w:pP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27. Sinh vật biến đổi gen</w:t>
      </w: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là sinh vật có cấu trúc di truyền bị thay đổi bằng công nghệ chuyển gen</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p>
    <w:p w:rsidR="00000000" w:rsidDel="00000000" w:rsidP="00000000" w:rsidRDefault="00000000" w:rsidRPr="00000000" w14:paraId="0000002C">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28. Tri thức truyền thống về nguồn gen</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sự hiểu biết, kinh nghiệm, sáng kiến của người dân địa phương về bảo tồn và sử dụng nguồn gen.</w:t>
      </w:r>
    </w:p>
    <w:p w:rsidR="00000000" w:rsidDel="00000000" w:rsidP="00000000" w:rsidRDefault="00000000" w:rsidRPr="00000000" w14:paraId="0000002D">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29. Tiếp cận nguồn gen</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là hoạt động điều tra, thu thập nguồn gen để nghiên cứu phát triển, sản xuất sản phẩm thương mại.</w:t>
      </w:r>
    </w:p>
    <w:p w:rsidR="00000000" w:rsidDel="00000000" w:rsidP="00000000" w:rsidRDefault="00000000" w:rsidRPr="00000000" w14:paraId="0000002E">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i w:val="1"/>
          <w:iCs w:val="1"/>
          <w:color w:val="0000ff"/>
          <w:sz w:val="24"/>
          <w:szCs w:val="24"/>
          <w:rtl w:val="0"/>
          <w:rPrChange w:author="ThaiNN" w:id="0" w:date="2008-12-09T15:09:00Z">
            <w:rPr>
              <w:rFonts w:ascii="Times New Roman" w:cs="Times New Roman" w:eastAsia="Times New Roman" w:hAnsi="Times New Roman"/>
              <w:i w:val="1"/>
              <w:iCs w:val="1"/>
              <w:sz w:val="24"/>
              <w:szCs w:val="24"/>
            </w:rPr>
          </w:rPrChange>
        </w:rPr>
        <w:t xml:space="preserve">30. Vùng đệm</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là vùng bao quanh, tiếp giáp khu bảo tồn, có tác dụng ngăn chặn, giảm nhẹ tác động tiêu cực từ bên ngoài đối với khu bảo tồn.</w:t>
      </w:r>
    </w:p>
    <w:p w:rsidR="00000000" w:rsidDel="00000000" w:rsidP="00000000" w:rsidRDefault="00000000" w:rsidRPr="00000000" w14:paraId="0000002F">
      <w:pPr>
        <w:spacing w:after="120" w:before="240" w:lineRule="auto"/>
        <w:ind w:firstLine="720"/>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Điều 4. Nguyên tắc bảo tồn và phát triển bền vững đa dạng sinh học</w:t>
      </w:r>
    </w:p>
    <w:p w:rsidR="00000000" w:rsidDel="00000000" w:rsidP="00000000" w:rsidRDefault="00000000" w:rsidRPr="00000000" w14:paraId="00000030">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1. Bảo tồn đa dạng sinh học là trách nhiệm của Nhà nước và mọi</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tổ chức, cá nhân. </w:t>
      </w:r>
    </w:p>
    <w:p w:rsidR="00000000" w:rsidDel="00000000" w:rsidP="00000000" w:rsidRDefault="00000000" w:rsidRPr="00000000" w14:paraId="00000031">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2. Kết hợp hài hòa giữa bảo tồn với khai thác, sử dụng hợp lý đa dạng sinh học; giữa bảo tồn, khai thác, sử dụng hợp lý đa dạng sinh học với việc xóa đói, giảm nghèo. </w:t>
      </w:r>
    </w:p>
    <w:p w:rsidR="00000000" w:rsidDel="00000000" w:rsidP="00000000" w:rsidRDefault="00000000" w:rsidRPr="00000000" w14:paraId="00000032">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3. Bảo tồn tại chỗ là chính, kết hợp bảo tồn tại chỗ với bảo tồn chuyển chỗ.</w:t>
      </w:r>
    </w:p>
    <w:p w:rsidR="00000000" w:rsidDel="00000000" w:rsidP="00000000" w:rsidRDefault="00000000" w:rsidRPr="00000000" w14:paraId="00000033">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ab/>
        <w:t xml:space="preserve">4. Tổ chức, cá nhân hưởng lợi từ việc khai thác, sử dụng đa dạng sinh học phải chia sẻ lợi ích với các bên có liên quan; bảo đảm hài hoà giữa lợi ích của Nhà nước với lợi ích của tổ chức, cá nhân. </w:t>
      </w:r>
    </w:p>
    <w:p w:rsidR="00000000" w:rsidDel="00000000" w:rsidP="00000000" w:rsidRDefault="00000000" w:rsidRPr="00000000" w14:paraId="00000034">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5. Bảo đảm quản lý rủi ro do sinh vật biến đổi gen, mẫu vật di truyền của sinh vật biến đổi gen gây ra đối với đa dạng sinh học.</w:t>
      </w:r>
    </w:p>
    <w:p w:rsidR="00000000" w:rsidDel="00000000" w:rsidP="00000000" w:rsidRDefault="00000000" w:rsidRPr="00000000" w14:paraId="00000035">
      <w:pPr>
        <w:spacing w:after="120" w:before="240" w:lineRule="auto"/>
        <w:ind w:firstLine="720"/>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Điều 5. Chính sách của Nhà nước về bảo tồn và phát triển bền vững đa dạng sinh học </w:t>
      </w:r>
    </w:p>
    <w:p w:rsidR="00000000" w:rsidDel="00000000" w:rsidP="00000000" w:rsidRDefault="00000000" w:rsidRPr="00000000" w14:paraId="00000036">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1. Ưu tiên bảo tồn hệ sinh thái tự nhiên quan trọng, đặc thù hoặc đại diện cho một vùng sinh thái, bảo tồn loài thuộc Danh mục loài nguy cấp, quý, hiếm được ưu tiên bảo vệ; bảo đảm kiểm soát việc tiếp cận nguồn gen.</w:t>
      </w:r>
    </w:p>
    <w:p w:rsidR="00000000" w:rsidDel="00000000" w:rsidP="00000000" w:rsidRDefault="00000000" w:rsidRPr="00000000" w14:paraId="00000037">
      <w:pPr>
        <w:spacing w:after="60" w:before="60" w:lineRule="auto"/>
        <w:jc w:val="both"/>
        <w:rPr>
          <w:rFonts w:ascii="Times New Roman" w:cs="Times New Roman" w:eastAsia="Times New Roman" w:hAnsi="Times New Roman"/>
          <w:b w:val="1"/>
          <w:bCs w:val="1"/>
          <w:i w:val="1"/>
          <w:iCs w:val="1"/>
          <w:color w:val="0000ff"/>
          <w:sz w:val="24"/>
          <w:szCs w:val="24"/>
          <w:rPrChange w:author="ThaiNN" w:id="0" w:date="2008-12-09T15:09:00Z">
            <w:rPr>
              <w:rFonts w:ascii="Times New Roman" w:cs="Times New Roman" w:eastAsia="Times New Roman" w:hAnsi="Times New Roman"/>
              <w:b w:val="1"/>
              <w:bCs w:val="1"/>
              <w:i w:val="1"/>
              <w:i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2. Bảo đảm kinh phí cho hoạt động điều tra cơ bản, quan trắc, thống kê, xây dựng cơ sở dữ liệu về đa dạng sinh học và quy hoạch bảo tồn đa dạng sinh học; đầu tư cơ sở vật chất - kỹ thuật cho khu bảo tồn, cơ sở bảo tồn đa dạng sinh học của Nhà nước; bảo đảm sự tham gia của nhân dân địa phương trong quá trình xây dựng và thực hiện quy hoạch bảo tồn đa dạng sinh học. </w:t>
      </w:r>
      <w:r w:rsidDel="00000000" w:rsidR="00000000" w:rsidRPr="00000000">
        <w:rPr>
          <w:rtl w:val="0"/>
        </w:rPr>
      </w:r>
    </w:p>
    <w:p w:rsidR="00000000" w:rsidDel="00000000" w:rsidP="00000000" w:rsidRDefault="00000000" w:rsidRPr="00000000" w14:paraId="00000038">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w:t>
        <w:tab/>
        <w:t xml:space="preserve">3. Khuyến khích và bảo đảm quyền, lợi ích hợp pháp của tổ chức, cá nhân đầu tư, áp dụng tiến bộ khoa học, công nghệ, tri thức truyền thống vào việc bảo tồn, phát triển bền vững đa dạng sinh học.</w:t>
      </w:r>
    </w:p>
    <w:p w:rsidR="00000000" w:rsidDel="00000000" w:rsidP="00000000" w:rsidRDefault="00000000" w:rsidRPr="00000000" w14:paraId="00000039">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ab/>
        <w:t xml:space="preserve">4. Phát triển du lịch sinh thái gắn với việc xóa đói, giảm nghèo, bảo đảm ổn định cuộc sống của hộ gia đình, cá nhân sinh sống hợp pháp trong khu bảo tồn; phát triển bền vững vùng đệm của khu bảo tồn.</w:t>
      </w:r>
    </w:p>
    <w:p w:rsidR="00000000" w:rsidDel="00000000" w:rsidP="00000000" w:rsidRDefault="00000000" w:rsidRPr="00000000" w14:paraId="0000003A">
      <w:pPr>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5. Phát huy nguồn lực trong nước, ngoài nước để bảo tồn và phát triển bền vững đa dạng sinh học.</w:t>
      </w:r>
    </w:p>
    <w:p w:rsidR="00000000" w:rsidDel="00000000" w:rsidP="00000000" w:rsidRDefault="00000000" w:rsidRPr="00000000" w14:paraId="0000003B">
      <w:pPr>
        <w:spacing w:after="120" w:before="240" w:lineRule="auto"/>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ab/>
        <w:t xml:space="preserve">Điều 6. Trách nhiệm quản lý nhà nước về đa dạng sinh học</w:t>
      </w:r>
    </w:p>
    <w:p w:rsidR="00000000" w:rsidDel="00000000" w:rsidP="00000000" w:rsidRDefault="00000000" w:rsidRPr="00000000" w14:paraId="0000003C">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ab/>
        <w:t xml:space="preserve">1. Chính phủ thống nhất quản lý nhà nước về đa dạng sinh học.</w:t>
      </w:r>
    </w:p>
    <w:p w:rsidR="00000000" w:rsidDel="00000000" w:rsidP="00000000" w:rsidRDefault="00000000" w:rsidRPr="00000000" w14:paraId="0000003D">
      <w:pPr>
        <w:spacing w:after="60" w:before="60" w:lineRule="auto"/>
        <w:ind w:firstLine="612"/>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ab/>
        <w:t xml:space="preserve">2. Bộ Tài nguyên và Môi trường chịu trách nhiệm trước Chính phủ thực hiện quản lý nhà nước về đa dạng sinh học.</w:t>
      </w:r>
    </w:p>
    <w:p w:rsidR="00000000" w:rsidDel="00000000" w:rsidP="00000000" w:rsidRDefault="00000000" w:rsidRPr="00000000" w14:paraId="0000003E">
      <w:pPr>
        <w:tabs>
          <w:tab w:val="left" w:leader="none" w:pos="0"/>
        </w:tabs>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w:t>
        <w:tab/>
        <w:t xml:space="preserve">3. Bộ, cơ quan ngang bộ trong phạm vi nhiệm vụ, quyền hạn của mình thực hiện quản lý nhà nước về đa dạng sinh học theo phân công của Chính phủ. </w:t>
      </w:r>
    </w:p>
    <w:p w:rsidR="00000000" w:rsidDel="00000000" w:rsidP="00000000" w:rsidRDefault="00000000" w:rsidRPr="00000000" w14:paraId="0000003F">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w:t>
        <w:tab/>
        <w:t xml:space="preserve">4. Ủy ban nhân dân các cấp trong phạm vi nhiệm vụ, quyền hạn của mình thực hiện quản lý nhà nước về đa dạng sinh học theo phân cấp của Chính phủ.</w:t>
      </w:r>
    </w:p>
    <w:p w:rsidR="00000000" w:rsidDel="00000000" w:rsidP="00000000" w:rsidRDefault="00000000" w:rsidRPr="00000000" w14:paraId="00000040">
      <w:pPr>
        <w:tabs>
          <w:tab w:val="left" w:leader="none" w:pos="0"/>
        </w:tabs>
        <w:spacing w:after="120" w:before="240" w:lineRule="auto"/>
        <w:ind w:firstLine="720"/>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Điều 7. Những hành vi bị nghiêm cấm về đa dạng sinh học</w:t>
      </w:r>
    </w:p>
    <w:p w:rsidR="00000000" w:rsidDel="00000000" w:rsidP="00000000" w:rsidRDefault="00000000" w:rsidRPr="00000000" w14:paraId="00000041">
      <w:pPr>
        <w:tabs>
          <w:tab w:val="left" w:leader="none" w:pos="0"/>
        </w:tabs>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1. Săn bắt, đánh bắt, khai thác loài hoang dã trong phân khu bảo vệ nghiêm ngặt của khu bảo tồn</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trừ việc vì mục đích nghiên cứu khoa học; lấn chiếm đất đai, phá hoại cảnh quan, hủy hoại hệ sinh thái tự nhiên, nuôi trồng các loài ngoại lai xâm hại trong khu bảo tồn.    </w:t>
      </w:r>
    </w:p>
    <w:p w:rsidR="00000000" w:rsidDel="00000000" w:rsidP="00000000" w:rsidRDefault="00000000" w:rsidRPr="00000000" w14:paraId="00000042">
      <w:pPr>
        <w:tabs>
          <w:tab w:val="left" w:leader="none" w:pos="0"/>
        </w:tabs>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2. Xây dựng công trình, nhà ở trong phân khu bảo vệ nghiêm ngặt của khu bảo tồn, trừ công trình phục vụ mục đích quốc phòng, an ninh; xây dựng công trình, nhà ở trái phép trong phân khu phục hồi sinh thái của khu bảo tồn. </w:t>
      </w:r>
    </w:p>
    <w:p w:rsidR="00000000" w:rsidDel="00000000" w:rsidP="00000000" w:rsidRDefault="00000000" w:rsidRPr="00000000" w14:paraId="00000043">
      <w:pPr>
        <w:tabs>
          <w:tab w:val="left" w:leader="none" w:pos="0"/>
        </w:tabs>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3. Điều tra, khảo sát, thăm dò, khai thác khoáng sản; chăn nuôi gia súc, gia cầm quy mô trang trại, nuôi trồng thuỷ sản quy mô công nghiệp; cư trú trái phép, gây ô nhiễm môi trường trong phân khu bảo vệ nghiêm ngặt và phân khu phục hồi sinh thái của khu bảo tồn.</w:t>
      </w:r>
    </w:p>
    <w:p w:rsidR="00000000" w:rsidDel="00000000" w:rsidP="00000000" w:rsidRDefault="00000000" w:rsidRPr="00000000" w14:paraId="00000044">
      <w:pPr>
        <w:tabs>
          <w:tab w:val="left" w:leader="none" w:pos="0"/>
        </w:tabs>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4. Săn bắt, đánh bắt, khai thác bộ phận cơ thể, giết, tiêu thụ, vận chuyển, mua, bán trái phép loài thuộc Danh mục loài nguy cấp, quý, hiếm được ưu tiên bảo vệ; quảng cáo, tiếp thị, tiêu thụ trái phép sản phẩm có nguồn gốc từ loài thuộc Danh mục loài nguy cấp, quý, hiếm được ưu tiên bảo vệ.</w:t>
      </w:r>
    </w:p>
    <w:p w:rsidR="00000000" w:rsidDel="00000000" w:rsidP="00000000" w:rsidRDefault="00000000" w:rsidRPr="00000000" w14:paraId="00000045">
      <w:pPr>
        <w:tabs>
          <w:tab w:val="left" w:leader="none" w:pos="0"/>
        </w:tabs>
        <w:spacing w:after="60" w:before="60" w:lineRule="auto"/>
        <w:ind w:firstLine="720"/>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5. Nuôi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color w:val="000000"/>
              <w:sz w:val="24"/>
              <w:szCs w:val="24"/>
            </w:rPr>
          </w:rPrChange>
        </w:rPr>
        <w:t xml:space="preserve">sinh sản, nuôi sinh trưởng và trồng cấy nhân tạo trái phép loài động vật, thực vật hoang dã thuộc Danh mục loài nguy cấp, quý, hiếm được ưu tiên bảo vệ</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6. Nhập khẩu, phóng thích trái phép sinh vật biến đổi gen, mẫu vật di truyền của sinh vật biến đổi gen.</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60" w:before="6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7. Nhập khẩu, phát triển loài ngoại lai xâm hại.</w:t>
      </w:r>
    </w:p>
    <w:p w:rsidR="00000000" w:rsidDel="00000000" w:rsidP="00000000" w:rsidRDefault="00000000" w:rsidRPr="00000000" w14:paraId="00000048">
      <w:pPr>
        <w:tabs>
          <w:tab w:val="left" w:leader="none" w:pos="0"/>
        </w:tabs>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8. Tiếp cận trái phép nguồn gen thuộc Danh mục loài nguy cấp, quý, hiếm được ưu tiên bảo vệ.</w:t>
      </w:r>
    </w:p>
    <w:p w:rsidR="00000000" w:rsidDel="00000000" w:rsidP="00000000" w:rsidRDefault="00000000" w:rsidRPr="00000000" w14:paraId="00000049">
      <w:pPr>
        <w:spacing w:after="60" w:before="60" w:lineRule="auto"/>
        <w:jc w:val="both"/>
        <w:rPr>
          <w:rFonts w:ascii="Times New Roman" w:cs="Times New Roman" w:eastAsia="Times New Roman" w:hAnsi="Times New Roman"/>
          <w:color w:val="0000ff"/>
          <w:sz w:val="24"/>
          <w:szCs w:val="24"/>
          <w:rPrChange w:author="ThaiNN" w:id="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           9. Chuyển đổi trái phép</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0"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0" w:date="2008-12-09T15:09:00Z">
            <w:rPr>
              <w:rFonts w:ascii="Times New Roman" w:cs="Times New Roman" w:eastAsia="Times New Roman" w:hAnsi="Times New Roman"/>
              <w:sz w:val="24"/>
              <w:szCs w:val="24"/>
            </w:rPr>
          </w:rPrChange>
        </w:rPr>
        <w:t xml:space="preserve">mục đích sử dụng đất trong khu bảo tồn.  </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CHƯƠNG II</w:t>
      </w:r>
    </w:p>
    <w:p w:rsidR="00000000" w:rsidDel="00000000" w:rsidP="00000000" w:rsidRDefault="00000000" w:rsidRPr="00000000" w14:paraId="0000004C">
      <w:pPr>
        <w:jc w:val="center"/>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QUY HOẠCH BẢO TỒN ĐA DẠNG SINH HỌC</w:t>
      </w:r>
    </w:p>
    <w:p w:rsidR="00000000" w:rsidDel="00000000" w:rsidP="00000000" w:rsidRDefault="00000000" w:rsidRPr="00000000" w14:paraId="0000004D">
      <w:pPr>
        <w:jc w:val="center"/>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Mục I</w:t>
      </w:r>
    </w:p>
    <w:p w:rsidR="00000000" w:rsidDel="00000000" w:rsidP="00000000" w:rsidRDefault="00000000" w:rsidRPr="00000000" w14:paraId="0000004F">
      <w:pPr>
        <w:jc w:val="center"/>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QUY HOẠCH TỔNG THỂ BẢO TỒN ĐA DẠNG SINH HỌC</w:t>
      </w:r>
    </w:p>
    <w:p w:rsidR="00000000" w:rsidDel="00000000" w:rsidP="00000000" w:rsidRDefault="00000000" w:rsidRPr="00000000" w14:paraId="00000050">
      <w:pPr>
        <w:jc w:val="center"/>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 xml:space="preserve"> CỦA CẢ NƯỚC</w:t>
      </w:r>
    </w:p>
    <w:p w:rsidR="00000000" w:rsidDel="00000000" w:rsidP="00000000" w:rsidRDefault="00000000" w:rsidRPr="00000000" w14:paraId="00000051">
      <w:pPr>
        <w:spacing w:after="120" w:before="240" w:lineRule="auto"/>
        <w:jc w:val="both"/>
        <w:rPr>
          <w:rFonts w:ascii="Times New Roman" w:cs="Times New Roman" w:eastAsia="Times New Roman" w:hAnsi="Times New Roman"/>
          <w:b w:val="1"/>
          <w:bCs w:val="1"/>
          <w:color w:val="0000ff"/>
          <w:sz w:val="24"/>
          <w:szCs w:val="24"/>
          <w:rPrChange w:author="ThaiNN" w:id="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0" w:date="2008-12-09T15:09:00Z">
            <w:rPr>
              <w:rFonts w:ascii="Times New Roman" w:cs="Times New Roman" w:eastAsia="Times New Roman" w:hAnsi="Times New Roman"/>
              <w:b w:val="1"/>
              <w:bCs w:val="1"/>
              <w:sz w:val="24"/>
              <w:szCs w:val="24"/>
            </w:rPr>
          </w:rPrChange>
        </w:rPr>
        <w:tab/>
        <w:t xml:space="preserve">Điều 8. Căn cứ lập quy hoạch tổng thể bảo tồn đa dạng sinh học của cả nước</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1. Chiến lược phát triển kinh tế - xã hội, quốc phòng, an ninh.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2. Chiến lược bảo vệ môi trường.</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2"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Q</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3"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uy hoạch sử dụng đất, quy hoạch phát triển ngành, lĩnh vực. </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5"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4.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5"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Kết quả điều tra cơ bản về đa dạng sinh học, điều kiện tự nhiên, kinh tế - xã hội.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6"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5"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5. Kết quả thực hiện quy hoạch bảo tồn đa dạng sinh học trước đó.</w:t>
      </w:r>
      <w:r w:rsidDel="00000000" w:rsidR="00000000" w:rsidRPr="00000000">
        <w:rPr>
          <w:rtl w:val="0"/>
        </w:rPr>
      </w:r>
    </w:p>
    <w:p w:rsidR="00000000" w:rsidDel="00000000" w:rsidP="00000000" w:rsidRDefault="00000000" w:rsidRPr="00000000" w14:paraId="00000057">
      <w:pPr>
        <w:spacing w:after="60" w:before="60" w:lineRule="auto"/>
        <w:ind w:firstLine="720"/>
        <w:jc w:val="both"/>
        <w:rPr>
          <w:rFonts w:ascii="Times New Roman" w:cs="Times New Roman" w:eastAsia="Times New Roman" w:hAnsi="Times New Roman"/>
          <w:color w:val="0000ff"/>
          <w:sz w:val="24"/>
          <w:szCs w:val="24"/>
          <w:rPrChange w:author="ThaiNN" w:id="7" w:date="2008-12-09T15:09:00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ff"/>
          <w:sz w:val="24"/>
          <w:szCs w:val="24"/>
          <w:rtl w:val="0"/>
          <w:rPrChange w:author="ThaiNN" w:id="7" w:date="2008-12-09T15:09:00Z">
            <w:rPr>
              <w:rFonts w:ascii="Times New Roman" w:cs="Times New Roman" w:eastAsia="Times New Roman" w:hAnsi="Times New Roman"/>
              <w:color w:val="000000"/>
            </w:rPr>
          </w:rPrChange>
        </w:rPr>
        <w:t xml:space="preserve">6. Thực trạng và dự báo nhu cầu khai thác, sử dụng đa dạng sinh học. </w:t>
      </w:r>
    </w:p>
    <w:p w:rsidR="00000000" w:rsidDel="00000000" w:rsidP="00000000" w:rsidRDefault="00000000" w:rsidRPr="00000000" w14:paraId="00000058">
      <w:pPr>
        <w:spacing w:after="60" w:before="60" w:lineRule="auto"/>
        <w:ind w:firstLine="720"/>
        <w:jc w:val="both"/>
        <w:rPr>
          <w:rFonts w:ascii="Times New Roman" w:cs="Times New Roman" w:eastAsia="Times New Roman" w:hAnsi="Times New Roman"/>
          <w:color w:val="0000ff"/>
          <w:sz w:val="24"/>
          <w:szCs w:val="24"/>
          <w:rPrChange w:author="ThaiNN" w:id="7" w:date="2008-12-09T15:09:00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ff"/>
          <w:sz w:val="24"/>
          <w:szCs w:val="24"/>
          <w:rtl w:val="0"/>
          <w:rPrChange w:author="ThaiNN" w:id="7" w:date="2008-12-09T15:09:00Z">
            <w:rPr>
              <w:rFonts w:ascii="Times New Roman" w:cs="Times New Roman" w:eastAsia="Times New Roman" w:hAnsi="Times New Roman"/>
              <w:color w:val="000000"/>
            </w:rPr>
          </w:rPrChange>
        </w:rPr>
        <w:t xml:space="preserve">7. Nguồn lực để thực hiện quy hoạch.</w:t>
      </w:r>
    </w:p>
    <w:p w:rsidR="00000000" w:rsidDel="00000000" w:rsidP="00000000" w:rsidRDefault="00000000" w:rsidRPr="00000000" w14:paraId="00000059">
      <w:pPr>
        <w:spacing w:after="120" w:before="240" w:lineRule="auto"/>
        <w:ind w:firstLine="720"/>
        <w:jc w:val="both"/>
        <w:rPr>
          <w:rFonts w:ascii="Times New Roman" w:cs="Times New Roman" w:eastAsia="Times New Roman" w:hAnsi="Times New Roman"/>
          <w:b w:val="1"/>
          <w:bCs w:val="1"/>
          <w:color w:val="0000ff"/>
          <w:sz w:val="24"/>
          <w:szCs w:val="24"/>
          <w:rPrChange w:author="ThaiNN" w:id="8"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8" w:date="2008-12-09T15:09:00Z">
            <w:rPr>
              <w:rFonts w:ascii="Times New Roman" w:cs="Times New Roman" w:eastAsia="Times New Roman" w:hAnsi="Times New Roman"/>
              <w:b w:val="1"/>
              <w:bCs w:val="1"/>
              <w:sz w:val="24"/>
              <w:szCs w:val="24"/>
            </w:rPr>
          </w:rPrChange>
        </w:rPr>
        <w:t xml:space="preserve">Điều 9. Nội dung quy hoạch tổng thể bảo tồn đa dạng sinh học của cả nước</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9"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9"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1. Phương hướng, mục tiêu bảo tồn đa dạng sinh học.</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9"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2. Đánh giá điều kiện tự nhiên, kinh tế - xã hội, hiện trạng đa dạng sinh học; quy hoạch sử dụng đất, quy hoạch phát triển ngành, lĩnh vực, địa phương; nguồn lực để thực hiện quy hoạch.</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1"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0"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Vị trí địa lý, giới hạn, b</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1"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iện pháp tổ chức quản lý, bảo vệ hành lang đa dạng sinh học.</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3"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1"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4.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2"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Vị trí địa lý, diện tích, chức năng sinh thái, b</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3"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iện pháp tổ chức quản lý, bảo vệ và phát triển bền vững hệ sinh thái tự nhiên.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7"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3"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5.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4"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Vị trí địa lý, diện tích, ranh giới và bản đồ các khu vực dự kiến thành lập khu bảo tồn, loại hình khu bảo tồn; b</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5"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iện pháp tổ chức quản lý khu bảo tồn; g</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6"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iải pháp ổn định cuộc sống của hộ gia đình, cá nhân sinh sống hợp pháp trong khu bảo tồn.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Change w:author="ThaiNN" w:id="16" w:date="2008-12-09T15:09:00Z">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rPrChange>
        </w:rPr>
        <w:t xml:space="preserve"> </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8"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8"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6. Nhu cầu bảo tồn chuyển chỗ; loại hình, số lượng, phân bố và kế hoạch phát triển các cơ sở bảo tồn đa dạng sinh học.</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18"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18"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7. Đánh giá môi trường chiến lược dự án quy hoạch tổng thể bảo tồn đa dạng sinh học.</w:t>
      </w:r>
    </w:p>
    <w:p w:rsidR="00000000" w:rsidDel="00000000" w:rsidP="00000000" w:rsidRDefault="00000000" w:rsidRPr="00000000" w14:paraId="00000061">
      <w:pPr>
        <w:spacing w:after="60" w:before="60" w:lineRule="auto"/>
        <w:jc w:val="both"/>
        <w:rPr>
          <w:rFonts w:ascii="Times New Roman" w:cs="Times New Roman" w:eastAsia="Times New Roman" w:hAnsi="Times New Roman"/>
          <w:color w:val="0000ff"/>
          <w:sz w:val="24"/>
          <w:szCs w:val="24"/>
          <w:rPrChange w:author="ThaiNN" w:id="2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18"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19" w:date="2008-12-09T15:09:00Z">
            <w:rPr>
              <w:rFonts w:ascii="Times New Roman" w:cs="Times New Roman" w:eastAsia="Times New Roman" w:hAnsi="Times New Roman"/>
              <w:color w:val="000000"/>
            </w:rPr>
          </w:rPrChange>
        </w:rPr>
        <w:t xml:space="preserve">8. Tổ chức thực hiện quy hoạch bảo tồn đa dạng sinh học.</w:t>
      </w:r>
      <w:r w:rsidDel="00000000" w:rsidR="00000000" w:rsidRPr="00000000">
        <w:rPr>
          <w:rtl w:val="0"/>
        </w:rPr>
      </w:r>
    </w:p>
    <w:p w:rsidR="00000000" w:rsidDel="00000000" w:rsidP="00000000" w:rsidRDefault="00000000" w:rsidRPr="00000000" w14:paraId="00000062">
      <w:pPr>
        <w:spacing w:after="120" w:before="240" w:lineRule="auto"/>
        <w:ind w:firstLine="720"/>
        <w:jc w:val="both"/>
        <w:rPr>
          <w:rFonts w:ascii="Times New Roman" w:cs="Times New Roman" w:eastAsia="Times New Roman" w:hAnsi="Times New Roman"/>
          <w:b w:val="1"/>
          <w:bCs w:val="1"/>
          <w:color w:val="0000ff"/>
          <w:sz w:val="24"/>
          <w:szCs w:val="24"/>
          <w:rPrChange w:author="ThaiNN" w:id="20"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0" w:date="2008-12-09T15:09:00Z">
            <w:rPr>
              <w:rFonts w:ascii="Times New Roman" w:cs="Times New Roman" w:eastAsia="Times New Roman" w:hAnsi="Times New Roman"/>
              <w:b w:val="1"/>
              <w:bCs w:val="1"/>
              <w:sz w:val="24"/>
              <w:szCs w:val="24"/>
            </w:rPr>
          </w:rPrChange>
        </w:rPr>
        <w:t xml:space="preserve">Điều 10. Lập, phê duyệt, điều chỉnh quy hoạch tổng thể bảo tồn đa dạng sinh học của cả nước, quy hoạch bảo tồn đa dạng sinh học của bộ, cơ quan ngang bộ </w:t>
      </w:r>
    </w:p>
    <w:p w:rsidR="00000000" w:rsidDel="00000000" w:rsidP="00000000" w:rsidRDefault="00000000" w:rsidRPr="00000000" w14:paraId="00000063">
      <w:pPr>
        <w:spacing w:after="60" w:before="60" w:lineRule="auto"/>
        <w:jc w:val="both"/>
        <w:rPr>
          <w:rFonts w:ascii="Times New Roman" w:cs="Times New Roman" w:eastAsia="Times New Roman" w:hAnsi="Times New Roman"/>
          <w:color w:val="0000ff"/>
          <w:sz w:val="24"/>
          <w:szCs w:val="24"/>
          <w:rPrChange w:author="ThaiNN" w:id="2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0" w:date="2008-12-09T15:09:00Z">
            <w:rPr>
              <w:rFonts w:ascii="Times New Roman" w:cs="Times New Roman" w:eastAsia="Times New Roman" w:hAnsi="Times New Roman"/>
              <w:sz w:val="24"/>
              <w:szCs w:val="24"/>
            </w:rPr>
          </w:rPrChange>
        </w:rPr>
        <w:t xml:space="preserve">           1. Bộ Tài nguyên và Môi trường chủ trì phối hợp với bộ, cơ quan ngang bộ có liên quan tổ chức lập, trình Chính phủ phê duyệt, điều chỉnh quy hoạch tổng thể bảo tồn đa dạng sinh học của cả nước.</w:t>
      </w:r>
    </w:p>
    <w:p w:rsidR="00000000" w:rsidDel="00000000" w:rsidP="00000000" w:rsidRDefault="00000000" w:rsidRPr="00000000" w14:paraId="00000064">
      <w:pPr>
        <w:spacing w:after="60" w:before="60" w:lineRule="auto"/>
        <w:jc w:val="both"/>
        <w:rPr>
          <w:rFonts w:ascii="Times New Roman" w:cs="Times New Roman" w:eastAsia="Times New Roman" w:hAnsi="Times New Roman"/>
          <w:color w:val="0000ff"/>
          <w:sz w:val="24"/>
          <w:szCs w:val="24"/>
          <w:rPrChange w:author="ThaiNN" w:id="20"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0" w:date="2008-12-09T15:09:00Z">
            <w:rPr>
              <w:rFonts w:ascii="Times New Roman" w:cs="Times New Roman" w:eastAsia="Times New Roman" w:hAnsi="Times New Roman"/>
              <w:sz w:val="24"/>
              <w:szCs w:val="24"/>
            </w:rPr>
          </w:rPrChange>
        </w:rPr>
        <w:t xml:space="preserve">           2. Bộ, cơ quan ngang bộ căn cứ vào quy hoạch tổng thể bảo tồn đa dạng sinh học của cả nước tổ chức lập, phê duyệt, điều chỉnh quy hoạch bảo tồn đa dạng sinh học thuộc phạm vi quản lý.</w:t>
      </w:r>
    </w:p>
    <w:p w:rsidR="00000000" w:rsidDel="00000000" w:rsidP="00000000" w:rsidRDefault="00000000" w:rsidRPr="00000000" w14:paraId="00000065">
      <w:pPr>
        <w:spacing w:after="60" w:before="60" w:lineRule="auto"/>
        <w:jc w:val="both"/>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Change w:author="ThaiNN" w:id="20" w:date="2008-12-09T15:09:00Z">
            <w:rPr>
              <w:rFonts w:ascii="Times New Roman" w:cs="Times New Roman" w:eastAsia="Times New Roman" w:hAnsi="Times New Roman"/>
              <w:sz w:val="24"/>
              <w:szCs w:val="24"/>
            </w:rPr>
          </w:rPrChange>
        </w:rPr>
        <w:t xml:space="preserve">          </w:t>
        <w:tab/>
        <w:t xml:space="preserve">3. Chính phủ quy định cụ thể trình tự, thủ tục lập, phê duyệt, điều chỉnh quy hoạch tổng thể bảo tồn đa dạng sinh học quy định tại Điều này.</w:t>
      </w:r>
      <w:r w:rsidDel="00000000" w:rsidR="00000000" w:rsidRPr="00000000">
        <w:rPr>
          <w:rFonts w:ascii="Times New Roman" w:cs="Times New Roman" w:eastAsia="Times New Roman" w:hAnsi="Times New Roman"/>
          <w:color w:val="0000ff"/>
          <w:sz w:val="24"/>
          <w:szCs w:val="24"/>
          <w:rtl w:val="0"/>
        </w:rPr>
        <w:t xml:space="preserve">   </w:t>
      </w:r>
    </w:p>
    <w:p w:rsidR="00000000" w:rsidDel="00000000" w:rsidP="00000000" w:rsidRDefault="00000000" w:rsidRPr="00000000" w14:paraId="00000066">
      <w:pPr>
        <w:spacing w:after="120" w:before="240" w:lineRule="auto"/>
        <w:ind w:firstLine="720"/>
        <w:jc w:val="both"/>
        <w:rPr>
          <w:rFonts w:ascii="Times New Roman" w:cs="Times New Roman" w:eastAsia="Times New Roman" w:hAnsi="Times New Roman"/>
          <w:b w:val="1"/>
          <w:bCs w:val="1"/>
          <w:color w:val="0000ff"/>
          <w:sz w:val="24"/>
          <w:szCs w:val="24"/>
          <w:rPrChange w:author="ThaiNN" w:id="2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1" w:date="2008-12-09T15:09:00Z">
            <w:rPr>
              <w:rFonts w:ascii="Times New Roman" w:cs="Times New Roman" w:eastAsia="Times New Roman" w:hAnsi="Times New Roman"/>
              <w:b w:val="1"/>
              <w:bCs w:val="1"/>
              <w:sz w:val="24"/>
              <w:szCs w:val="24"/>
            </w:rPr>
          </w:rPrChange>
        </w:rPr>
        <w:t xml:space="preserve">Điều 11. Công bố, tổ chức thực hiện quy hoạch tổng thể bảo tồn đa dạng sinh học của cả nước</w:t>
      </w:r>
    </w:p>
    <w:p w:rsidR="00000000" w:rsidDel="00000000" w:rsidP="00000000" w:rsidRDefault="00000000" w:rsidRPr="00000000" w14:paraId="00000067">
      <w:pPr>
        <w:spacing w:after="60" w:before="60" w:lineRule="auto"/>
        <w:ind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1. Trong thời hạn 30 ngày, kể từ ngày được Chính phủ phê duyệt, Bộ Tài nguyên và Môi trường, bộ, cơ quan ngang bộ có liên quan có trách nhiệm công bố quy hoạch tổng thể bảo tồn đa dạng sinh học của cả nước trên trang thông tin điện tử của Bộ Tài nguyên và Môi trường, bộ, cơ quan ngang bộ có liên quan; Ủy ban nhân dân tỉnh, thành phố trực thuộc trung ương (sau đây gọi chung là Ủy ban nhân dân cấp tỉnh) có liên quan công bố quy hoạch tổng thể bảo tồn đa dạng sinh học của cả nước trên trang thông tin điện tử của Ủy ban nhân dân cấp tỉnh và tại trụ sở Ủy ban nhân dân các cấp có liên quan. </w:t>
      </w:r>
    </w:p>
    <w:p w:rsidR="00000000" w:rsidDel="00000000" w:rsidP="00000000" w:rsidRDefault="00000000" w:rsidRPr="00000000" w14:paraId="00000068">
      <w:pPr>
        <w:spacing w:after="60" w:before="60" w:lineRule="auto"/>
        <w:ind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2. Việc tổ chức thực hiện quy hoạch tổng thể bảo tồn đa dạng sinh học của cả nước được quy định như sau:</w:t>
      </w:r>
    </w:p>
    <w:p w:rsidR="00000000" w:rsidDel="00000000" w:rsidP="00000000" w:rsidRDefault="00000000" w:rsidRPr="00000000" w14:paraId="00000069">
      <w:pPr>
        <w:spacing w:after="60" w:before="60" w:lineRule="auto"/>
        <w:ind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a) Bộ Tài nguyên và Môi trường chủ trì phối hợp với bộ, cơ quan ngang bộ có liên quan chỉ đạo việc tổ chức thực hiện quy hoạch tổng thể bảo tồn đa dạng sinh học của cả nước;</w:t>
      </w:r>
    </w:p>
    <w:p w:rsidR="00000000" w:rsidDel="00000000" w:rsidP="00000000" w:rsidRDefault="00000000" w:rsidRPr="00000000" w14:paraId="0000006A">
      <w:pPr>
        <w:spacing w:after="60" w:before="60" w:lineRule="auto"/>
        <w:ind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b) Bộ, cơ quan ngang bộ tổ chức thực hiện quy hoạch tổng thể bảo tồn đa dạng sinh học của cả nước thuộc phạm vi quản lý;</w:t>
      </w:r>
    </w:p>
    <w:p w:rsidR="00000000" w:rsidDel="00000000" w:rsidP="00000000" w:rsidRDefault="00000000" w:rsidRPr="00000000" w14:paraId="0000006B">
      <w:pPr>
        <w:spacing w:after="60" w:before="60" w:lineRule="auto"/>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ab/>
        <w:t xml:space="preserve">c) Ủy ban nhân dân cấp tỉnh tổ chức thực hiện quy hoạch tổng thể bảo tồn đa dạng sinh học của cả nước tại địa phương;</w:t>
      </w:r>
    </w:p>
    <w:p w:rsidR="00000000" w:rsidDel="00000000" w:rsidP="00000000" w:rsidRDefault="00000000" w:rsidRPr="00000000" w14:paraId="0000006C">
      <w:pPr>
        <w:spacing w:after="60" w:before="60" w:lineRule="auto"/>
        <w:ind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d) Trong quá trình tổ chức thực hiện quy hoạch, trường hợp có sự khác nhau giữa quy hoạch tổng thể bảo tồn đa dạng sinh học của cả nước với quy hoạch sử dụng đất của tỉnh, thành phố trực thuộc trung ương, quy hoạch ngành, lĩnh vực, trừ quy hoạch quốc phòng, an ninh</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2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thì ưu tiên thực hiện quy hoạch bảo tồn đa dạng sinh học.  </w:t>
      </w:r>
    </w:p>
    <w:p w:rsidR="00000000" w:rsidDel="00000000" w:rsidP="00000000" w:rsidRDefault="00000000" w:rsidRPr="00000000" w14:paraId="0000006D">
      <w:pPr>
        <w:jc w:val="center"/>
        <w:rPr>
          <w:rFonts w:ascii="Times New Roman" w:cs="Times New Roman" w:eastAsia="Times New Roman" w:hAnsi="Times New Roman"/>
          <w:b w:val="1"/>
          <w:bCs w:val="1"/>
          <w:color w:val="0000ff"/>
          <w:sz w:val="24"/>
          <w:szCs w:val="24"/>
          <w:rPrChange w:author="ThaiNN" w:id="2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06E">
      <w:pPr>
        <w:jc w:val="center"/>
        <w:rPr>
          <w:rFonts w:ascii="Times New Roman" w:cs="Times New Roman" w:eastAsia="Times New Roman" w:hAnsi="Times New Roman"/>
          <w:b w:val="1"/>
          <w:bCs w:val="1"/>
          <w:color w:val="0000ff"/>
          <w:sz w:val="24"/>
          <w:szCs w:val="24"/>
          <w:rPrChange w:author="ThaiNN" w:id="2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1" w:date="2008-12-09T15:09:00Z">
            <w:rPr>
              <w:rFonts w:ascii="Times New Roman" w:cs="Times New Roman" w:eastAsia="Times New Roman" w:hAnsi="Times New Roman"/>
              <w:b w:val="1"/>
              <w:bCs w:val="1"/>
              <w:sz w:val="24"/>
              <w:szCs w:val="24"/>
            </w:rPr>
          </w:rPrChange>
        </w:rPr>
        <w:t xml:space="preserve">Mục 2</w:t>
      </w:r>
    </w:p>
    <w:p w:rsidR="00000000" w:rsidDel="00000000" w:rsidP="00000000" w:rsidRDefault="00000000" w:rsidRPr="00000000" w14:paraId="0000006F">
      <w:pPr>
        <w:jc w:val="center"/>
        <w:rPr>
          <w:rFonts w:ascii="Times New Roman" w:cs="Times New Roman" w:eastAsia="Times New Roman" w:hAnsi="Times New Roman"/>
          <w:b w:val="1"/>
          <w:bCs w:val="1"/>
          <w:color w:val="0000ff"/>
          <w:sz w:val="24"/>
          <w:szCs w:val="24"/>
          <w:rPrChange w:author="ThaiNN" w:id="2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1" w:date="2008-12-09T15:09:00Z">
            <w:rPr>
              <w:rFonts w:ascii="Times New Roman" w:cs="Times New Roman" w:eastAsia="Times New Roman" w:hAnsi="Times New Roman"/>
              <w:b w:val="1"/>
              <w:bCs w:val="1"/>
              <w:sz w:val="24"/>
              <w:szCs w:val="24"/>
            </w:rPr>
          </w:rPrChange>
        </w:rPr>
        <w:t xml:space="preserve">QUY HOẠCH BẢO TỒN ĐA DẠNG SINH HỌC CỦA TỈNH, </w:t>
        <w:br w:type="textWrapping"/>
        <w:t xml:space="preserve">THÀNH PHỐ TRỰC THUỘC TRUNG ƯƠNG</w:t>
      </w:r>
    </w:p>
    <w:p w:rsidR="00000000" w:rsidDel="00000000" w:rsidP="00000000" w:rsidRDefault="00000000" w:rsidRPr="00000000" w14:paraId="00000070">
      <w:pPr>
        <w:widowControl w:val="0"/>
        <w:spacing w:after="120" w:before="240" w:lineRule="auto"/>
        <w:ind w:right="-23" w:firstLine="697"/>
        <w:jc w:val="both"/>
        <w:rPr>
          <w:rFonts w:ascii="Times New Roman" w:cs="Times New Roman" w:eastAsia="Times New Roman" w:hAnsi="Times New Roman"/>
          <w:b w:val="1"/>
          <w:bCs w:val="1"/>
          <w:color w:val="0000ff"/>
          <w:sz w:val="24"/>
          <w:szCs w:val="24"/>
          <w:rPrChange w:author="ThaiNN" w:id="2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1" w:date="2008-12-09T15:09:00Z">
            <w:rPr>
              <w:rFonts w:ascii="Times New Roman" w:cs="Times New Roman" w:eastAsia="Times New Roman" w:hAnsi="Times New Roman"/>
              <w:b w:val="1"/>
              <w:bCs w:val="1"/>
              <w:sz w:val="24"/>
              <w:szCs w:val="24"/>
            </w:rPr>
          </w:rPrChange>
        </w:rPr>
        <w:t xml:space="preserve">Điều 12. Căn cứ lập quy hoạch bảo tồn đa dạng sinh học của tỉnh, thành phố trực thuộc trung ương</w:t>
      </w:r>
    </w:p>
    <w:p w:rsidR="00000000" w:rsidDel="00000000" w:rsidP="00000000" w:rsidRDefault="00000000" w:rsidRPr="00000000" w14:paraId="00000071">
      <w:pPr>
        <w:widowControl w:val="0"/>
        <w:spacing w:after="60" w:before="60" w:lineRule="auto"/>
        <w:ind w:right="-23" w:firstLine="697"/>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1. Quy hoạch, kế hoạch phát triển kinh tế - xã hội, quốc phòng, an ninh của địa phương.</w:t>
      </w:r>
    </w:p>
    <w:p w:rsidR="00000000" w:rsidDel="00000000" w:rsidP="00000000" w:rsidRDefault="00000000" w:rsidRPr="00000000" w14:paraId="00000072">
      <w:pPr>
        <w:widowControl w:val="0"/>
        <w:spacing w:after="60" w:before="60" w:lineRule="auto"/>
        <w:ind w:right="-23"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2. Quy hoạch  tổng thể bảo tồn đa dạng sinh học của cả nước.</w:t>
      </w:r>
    </w:p>
    <w:p w:rsidR="00000000" w:rsidDel="00000000" w:rsidP="00000000" w:rsidRDefault="00000000" w:rsidRPr="00000000" w14:paraId="00000073">
      <w:pPr>
        <w:widowControl w:val="0"/>
        <w:spacing w:after="60" w:before="60" w:lineRule="auto"/>
        <w:ind w:right="-23"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3. Quy hoạch sử dụng đất của tỉnh, thành phố trực thuộc trung ương.</w:t>
      </w:r>
    </w:p>
    <w:p w:rsidR="00000000" w:rsidDel="00000000" w:rsidP="00000000" w:rsidRDefault="00000000" w:rsidRPr="00000000" w14:paraId="00000074">
      <w:pPr>
        <w:widowControl w:val="0"/>
        <w:spacing w:after="60" w:before="60" w:lineRule="auto"/>
        <w:ind w:firstLine="720"/>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4. Kết quả thực hiện quy hoạch bảo tồn đa dạng sinh học của tỉnh, thành phố trực thuộc trung ương trước đó.</w:t>
      </w:r>
    </w:p>
    <w:p w:rsidR="00000000" w:rsidDel="00000000" w:rsidP="00000000" w:rsidRDefault="00000000" w:rsidRPr="00000000" w14:paraId="00000075">
      <w:pPr>
        <w:widowControl w:val="0"/>
        <w:spacing w:after="60" w:before="60" w:lineRule="auto"/>
        <w:jc w:val="both"/>
        <w:rPr>
          <w:rFonts w:ascii="Times New Roman" w:cs="Times New Roman" w:eastAsia="Times New Roman" w:hAnsi="Times New Roman"/>
          <w:color w:val="0000ff"/>
          <w:sz w:val="24"/>
          <w:szCs w:val="24"/>
          <w:rPrChange w:author="ThaiNN" w:id="2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          5. Hiện trạng đa dạng sinh học, điều kiện tự nhiên, kinh tế - xã hội đặc thù của địa phương nơi dự kiến thành lập khu bảo tồn.</w:t>
      </w:r>
    </w:p>
    <w:p w:rsidR="00000000" w:rsidDel="00000000" w:rsidP="00000000" w:rsidRDefault="00000000" w:rsidRPr="00000000" w14:paraId="00000076">
      <w:pPr>
        <w:widowControl w:val="0"/>
        <w:spacing w:after="60" w:before="60" w:lineRule="auto"/>
        <w:ind w:left="697" w:right="-23" w:firstLine="0"/>
        <w:jc w:val="both"/>
        <w:rPr>
          <w:rFonts w:ascii="Times New Roman" w:cs="Times New Roman" w:eastAsia="Times New Roman" w:hAnsi="Times New Roman"/>
          <w:color w:val="0000ff"/>
          <w:sz w:val="24"/>
          <w:szCs w:val="24"/>
          <w:rPrChange w:author="ThaiNN" w:id="22" w:date="2008-12-09T15:09:00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ff"/>
          <w:sz w:val="24"/>
          <w:szCs w:val="24"/>
          <w:rtl w:val="0"/>
          <w:rPrChange w:author="ThaiNN" w:id="21" w:date="2008-12-09T15:09:00Z">
            <w:rPr>
              <w:rFonts w:ascii="Times New Roman" w:cs="Times New Roman" w:eastAsia="Times New Roman" w:hAnsi="Times New Roman"/>
              <w:sz w:val="24"/>
              <w:szCs w:val="24"/>
            </w:rPr>
          </w:rPrChange>
        </w:rPr>
        <w:t xml:space="preserve">6. Nhu cầu bảo tồn, khai thác đa dạng sinh học của địa phương.</w:t>
      </w:r>
      <w:r w:rsidDel="00000000" w:rsidR="00000000" w:rsidRPr="00000000">
        <w:rPr>
          <w:rFonts w:ascii="Times New Roman" w:cs="Times New Roman" w:eastAsia="Times New Roman" w:hAnsi="Times New Roman"/>
          <w:color w:val="0000ff"/>
          <w:sz w:val="24"/>
          <w:szCs w:val="24"/>
          <w:rtl w:val="0"/>
          <w:rPrChange w:author="ThaiNN" w:id="22" w:date="2008-12-09T15:09:00Z">
            <w:rPr>
              <w:rFonts w:ascii="Times New Roman" w:cs="Times New Roman" w:eastAsia="Times New Roman" w:hAnsi="Times New Roman"/>
              <w:color w:val="000000"/>
            </w:rPr>
          </w:rPrChange>
        </w:rPr>
        <w:t xml:space="preserve"> </w:t>
      </w:r>
    </w:p>
    <w:p w:rsidR="00000000" w:rsidDel="00000000" w:rsidP="00000000" w:rsidRDefault="00000000" w:rsidRPr="00000000" w14:paraId="00000077">
      <w:pPr>
        <w:spacing w:after="60" w:before="60" w:lineRule="auto"/>
        <w:ind w:firstLine="697"/>
        <w:jc w:val="both"/>
        <w:rPr>
          <w:rFonts w:ascii="Times New Roman" w:cs="Times New Roman" w:eastAsia="Times New Roman" w:hAnsi="Times New Roman"/>
          <w:color w:val="0000ff"/>
          <w:sz w:val="24"/>
          <w:szCs w:val="24"/>
          <w:rPrChange w:author="ThaiNN" w:id="24" w:date="2008-12-09T15:09:00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ff"/>
          <w:sz w:val="24"/>
          <w:szCs w:val="24"/>
          <w:rtl w:val="0"/>
          <w:rPrChange w:author="ThaiNN" w:id="23" w:date="2008-12-09T15:09:00Z">
            <w:rPr>
              <w:rFonts w:ascii="Times New Roman" w:cs="Times New Roman" w:eastAsia="Times New Roman" w:hAnsi="Times New Roman"/>
              <w:sz w:val="24"/>
              <w:szCs w:val="24"/>
            </w:rPr>
          </w:rPrChange>
        </w:rPr>
        <w:t xml:space="preserve">7. </w:t>
      </w:r>
      <w:r w:rsidDel="00000000" w:rsidR="00000000" w:rsidRPr="00000000">
        <w:rPr>
          <w:rFonts w:ascii="Times New Roman" w:cs="Times New Roman" w:eastAsia="Times New Roman" w:hAnsi="Times New Roman"/>
          <w:color w:val="0000ff"/>
          <w:sz w:val="24"/>
          <w:szCs w:val="24"/>
          <w:rtl w:val="0"/>
          <w:rPrChange w:author="ThaiNN" w:id="24" w:date="2008-12-09T15:09:00Z">
            <w:rPr>
              <w:rFonts w:ascii="Times New Roman" w:cs="Times New Roman" w:eastAsia="Times New Roman" w:hAnsi="Times New Roman"/>
              <w:color w:val="000000"/>
            </w:rPr>
          </w:rPrChange>
        </w:rPr>
        <w:t xml:space="preserve">Nguồn lực để thực hiện quy hoạch.</w:t>
      </w:r>
    </w:p>
    <w:p w:rsidR="00000000" w:rsidDel="00000000" w:rsidP="00000000" w:rsidRDefault="00000000" w:rsidRPr="00000000" w14:paraId="00000078">
      <w:pPr>
        <w:spacing w:after="120" w:before="240" w:lineRule="auto"/>
        <w:ind w:firstLine="697"/>
        <w:jc w:val="both"/>
        <w:rPr>
          <w:rFonts w:ascii="Times New Roman" w:cs="Times New Roman" w:eastAsia="Times New Roman" w:hAnsi="Times New Roman"/>
          <w:b w:val="1"/>
          <w:bCs w:val="1"/>
          <w:color w:val="0000ff"/>
          <w:sz w:val="24"/>
          <w:szCs w:val="24"/>
          <w:rPrChange w:author="ThaiNN" w:id="25"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25" w:date="2008-12-09T15:09:00Z">
            <w:rPr>
              <w:rFonts w:ascii="Times New Roman" w:cs="Times New Roman" w:eastAsia="Times New Roman" w:hAnsi="Times New Roman"/>
              <w:b w:val="1"/>
              <w:bCs w:val="1"/>
              <w:sz w:val="24"/>
              <w:szCs w:val="24"/>
            </w:rPr>
          </w:rPrChange>
        </w:rPr>
        <w:t xml:space="preserve">Điều 13. Nội dung quy hoạch bảo tồn đa dạng sinh học của tỉnh, thành phố trực thuộc trung ương</w:t>
      </w:r>
    </w:p>
    <w:p w:rsidR="00000000" w:rsidDel="00000000" w:rsidP="00000000" w:rsidRDefault="00000000" w:rsidRPr="00000000" w14:paraId="00000079">
      <w:pPr>
        <w:widowControl w:val="0"/>
        <w:spacing w:after="60" w:before="60" w:lineRule="auto"/>
        <w:ind w:right="-14" w:firstLine="706"/>
        <w:jc w:val="both"/>
        <w:rPr>
          <w:rFonts w:ascii="Times New Roman" w:cs="Times New Roman" w:eastAsia="Times New Roman" w:hAnsi="Times New Roman"/>
          <w:color w:val="0000ff"/>
          <w:sz w:val="24"/>
          <w:szCs w:val="24"/>
          <w:rPrChange w:author="ThaiNN" w:id="29"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26" w:date="2008-12-09T15:09:00Z">
            <w:rPr>
              <w:rFonts w:ascii="Times New Roman" w:cs="Times New Roman" w:eastAsia="Times New Roman" w:hAnsi="Times New Roman"/>
              <w:color w:val="000000"/>
            </w:rPr>
          </w:rPrChange>
        </w:rPr>
        <w:t xml:space="preserve">1. Phương hướng, mục tiêu bảo tồn đa dạng sinh học của </w:t>
      </w:r>
      <w:r w:rsidDel="00000000" w:rsidR="00000000" w:rsidRPr="00000000">
        <w:rPr>
          <w:rFonts w:ascii="Times New Roman" w:cs="Times New Roman" w:eastAsia="Times New Roman" w:hAnsi="Times New Roman"/>
          <w:color w:val="0000ff"/>
          <w:sz w:val="24"/>
          <w:szCs w:val="24"/>
          <w:rtl w:val="0"/>
          <w:rPrChange w:author="ThaiNN" w:id="27" w:date="2008-12-09T15:09:00Z">
            <w:rPr>
              <w:rFonts w:ascii="Times New Roman" w:cs="Times New Roman" w:eastAsia="Times New Roman" w:hAnsi="Times New Roman"/>
              <w:sz w:val="24"/>
              <w:szCs w:val="24"/>
            </w:rPr>
          </w:rPrChange>
        </w:rPr>
        <w:t xml:space="preserve">tỉnh, thành phố trực thuộc trung ương</w:t>
      </w:r>
      <w:r w:rsidDel="00000000" w:rsidR="00000000" w:rsidRPr="00000000">
        <w:rPr>
          <w:rFonts w:ascii="Times New Roman" w:cs="Times New Roman" w:eastAsia="Times New Roman" w:hAnsi="Times New Roman"/>
          <w:color w:val="0000ff"/>
          <w:sz w:val="24"/>
          <w:szCs w:val="24"/>
          <w:rtl w:val="0"/>
          <w:rPrChange w:author="ThaiNN" w:id="28" w:date="2008-12-09T15:09:00Z">
            <w:rPr>
              <w:rFonts w:ascii="Times New Roman" w:cs="Times New Roman" w:eastAsia="Times New Roman" w:hAnsi="Times New Roman"/>
              <w:color w:val="000000"/>
            </w:rPr>
          </w:rPrChange>
        </w:rPr>
        <w:t xml:space="preserve">. </w:t>
      </w:r>
      <w:r w:rsidDel="00000000" w:rsidR="00000000" w:rsidRPr="00000000">
        <w:rPr>
          <w:rtl w:val="0"/>
        </w:rPr>
      </w:r>
    </w:p>
    <w:p w:rsidR="00000000" w:rsidDel="00000000" w:rsidP="00000000" w:rsidRDefault="00000000" w:rsidRPr="00000000" w14:paraId="0000007A">
      <w:pPr>
        <w:widowControl w:val="0"/>
        <w:spacing w:after="60" w:before="60" w:lineRule="auto"/>
        <w:ind w:right="-14" w:firstLine="706"/>
        <w:jc w:val="both"/>
        <w:rPr>
          <w:rFonts w:ascii="Times New Roman" w:cs="Times New Roman" w:eastAsia="Times New Roman" w:hAnsi="Times New Roman"/>
          <w:color w:val="0000ff"/>
          <w:sz w:val="24"/>
          <w:szCs w:val="24"/>
          <w:rPrChange w:author="ThaiNN" w:id="32" w:date="2008-12-09T15:09:00Z">
            <w:rPr>
              <w:rFonts w:ascii="Times New Roman" w:cs="Times New Roman" w:eastAsia="Times New Roman" w:hAnsi="Times New Roman"/>
              <w:color w:val="000000"/>
            </w:rPr>
          </w:rPrChange>
        </w:rPr>
      </w:pPr>
      <w:r w:rsidDel="00000000" w:rsidR="00000000" w:rsidRPr="00000000">
        <w:rPr>
          <w:rFonts w:ascii="Times New Roman" w:cs="Times New Roman" w:eastAsia="Times New Roman" w:hAnsi="Times New Roman"/>
          <w:color w:val="0000ff"/>
          <w:sz w:val="24"/>
          <w:szCs w:val="24"/>
          <w:rtl w:val="0"/>
          <w:rPrChange w:author="ThaiNN" w:id="30" w:date="2008-12-09T15:09:00Z">
            <w:rPr>
              <w:rFonts w:ascii="Times New Roman" w:cs="Times New Roman" w:eastAsia="Times New Roman" w:hAnsi="Times New Roman"/>
              <w:color w:val="000000"/>
            </w:rPr>
          </w:rPrChange>
        </w:rPr>
        <w:t xml:space="preserve">2. Đánh giá hiện trạng đa dạng sinh học, </w:t>
      </w:r>
      <w:r w:rsidDel="00000000" w:rsidR="00000000" w:rsidRPr="00000000">
        <w:rPr>
          <w:rFonts w:ascii="Times New Roman" w:cs="Times New Roman" w:eastAsia="Times New Roman" w:hAnsi="Times New Roman"/>
          <w:color w:val="0000ff"/>
          <w:sz w:val="24"/>
          <w:szCs w:val="24"/>
          <w:rtl w:val="0"/>
          <w:rPrChange w:author="ThaiNN" w:id="31" w:date="2008-12-09T15:09:00Z">
            <w:rPr>
              <w:rFonts w:ascii="Times New Roman" w:cs="Times New Roman" w:eastAsia="Times New Roman" w:hAnsi="Times New Roman"/>
              <w:sz w:val="24"/>
              <w:szCs w:val="24"/>
            </w:rPr>
          </w:rPrChange>
        </w:rPr>
        <w:t xml:space="preserve">điều kiện tự nhiên, kinh tế - xã hội nơi dự kiến thành lập khu bảo tồn cấp tỉnh.</w:t>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06"/>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36"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33"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3. Vị trí địa lý, diện tích, ranh giới và bản đồ khu vực dự kiến thành lập khu bảo tồn, loại hình khu bảo tồn; b</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34"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iện pháp tổ chức quản lý khu bảo tồn; g</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35"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iải pháp ổn định cuộc sống của hộ gia đình, cá nhân sinh sống hợp pháp trong khu bảo tồn.</w:t>
      </w:r>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Change w:author="ThaiNN" w:id="35" w:date="2008-12-09T15:09:00Z">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rPrChange>
        </w:rPr>
        <w:t xml:space="preserve"> </w:t>
      </w:r>
      <w:r w:rsidDel="00000000" w:rsidR="00000000" w:rsidRPr="00000000">
        <w:rPr>
          <w:rtl w:val="0"/>
        </w:rPr>
      </w:r>
    </w:p>
    <w:p w:rsidR="00000000" w:rsidDel="00000000" w:rsidP="00000000" w:rsidRDefault="00000000" w:rsidRPr="00000000" w14:paraId="0000007C">
      <w:pPr>
        <w:spacing w:after="60" w:before="60" w:lineRule="auto"/>
        <w:ind w:firstLine="720"/>
        <w:jc w:val="both"/>
        <w:rPr>
          <w:rFonts w:ascii="Times New Roman" w:cs="Times New Roman" w:eastAsia="Times New Roman" w:hAnsi="Times New Roman"/>
          <w:color w:val="0000ff"/>
          <w:sz w:val="24"/>
          <w:szCs w:val="24"/>
          <w:rPrChange w:author="ThaiNN" w:id="37"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37" w:date="2008-12-09T15:09:00Z">
            <w:rPr>
              <w:rFonts w:ascii="Times New Roman" w:cs="Times New Roman" w:eastAsia="Times New Roman" w:hAnsi="Times New Roman"/>
              <w:sz w:val="24"/>
              <w:szCs w:val="24"/>
            </w:rPr>
          </w:rPrChange>
        </w:rPr>
        <w:t xml:space="preserve">4. Nhu cầu bảo tồn chuyển chỗ; loại hình, số lượng, phân bố và kế hoạch phát triển các cơ sở bảo tồn đa dạng sinh học của tỉnh, thành phố trực thuộc trung ương.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0"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38"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5. Tổ chức thực hiện quy hoạch bảo tồn đa dạng sinh học của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39"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tỉnh, thành phố trực thuộc trung ương</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0" w:date="2008-12-09T15:09:00Z">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rPrChange>
        </w:rPr>
        <w:t xml:space="preserv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697"/>
        <w:jc w:val="both"/>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1" w:date="2008-12-09T15:09: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1" w:date="2008-12-09T15:09: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Điều 14. Lập, thẩm định, thông qua, điều chỉnh quy hoạch bảo tồn đa dạng sinh học của tỉnh, thành phố trực thuộc trung ương </w:t>
      </w:r>
    </w:p>
    <w:p w:rsidR="00000000" w:rsidDel="00000000" w:rsidP="00000000" w:rsidRDefault="00000000" w:rsidRPr="00000000" w14:paraId="0000007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Ủy ban nhân dân cấp tỉnh tổ chức lập, thẩm định, điều chỉnh quy hoạch bảo tồn đa dạng sinh học của tỉnh, thành phố trực thuộc trung ương trình Hội đồng nhân dân cùng cấp thông qua.</w:t>
      </w:r>
    </w:p>
    <w:p w:rsidR="00000000" w:rsidDel="00000000" w:rsidP="00000000" w:rsidRDefault="00000000" w:rsidRPr="00000000" w14:paraId="0000008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Chính phủ quy định trình tự, thủ tục lập, thẩm định, thông qua, điều chỉnh quy hoạch bảo tồn đa dạng sinh học của tỉnh, thành phố trực thuộc trung ương.</w:t>
      </w:r>
    </w:p>
    <w:p w:rsidR="00000000" w:rsidDel="00000000" w:rsidP="00000000" w:rsidRDefault="00000000" w:rsidRPr="00000000" w14:paraId="0000008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15. Công bố, tổ chức thực hiện quy hoạch bảo tồn đa dạng sinh học của tỉnh, thành phố trực thuộc trung ương</w:t>
      </w:r>
    </w:p>
    <w:p w:rsidR="00000000" w:rsidDel="00000000" w:rsidP="00000000" w:rsidRDefault="00000000" w:rsidRPr="00000000" w14:paraId="0000008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Trong thời hạn 30 ngày, kể từ ngày được Hội đồng nhân dân thông qua, Ủy ban nhân dân cấp tỉnh có trách nhiệm công bố quy hoạch bảo tồn đa dạng sinh học của tỉnh, thành phố trực thuộc trung ương trên trang thông tin điện tử của Ủy ban nhân dân cấp tỉnh và tại trụ sở Ủy ban nhân dân các cấp có liên quan. </w:t>
      </w:r>
    </w:p>
    <w:p w:rsidR="00000000" w:rsidDel="00000000" w:rsidP="00000000" w:rsidRDefault="00000000" w:rsidRPr="00000000" w14:paraId="0000008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Ủy ban nhân dân cấp tỉnh tổ chức thực hiện quy hoạch bảo tồn đa dạng sinh học của tỉnh, thành phố trực thuộc trung ương.</w:t>
      </w:r>
    </w:p>
    <w:p w:rsidR="00000000" w:rsidDel="00000000" w:rsidP="00000000" w:rsidRDefault="00000000" w:rsidRPr="00000000" w14:paraId="00000084">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CHƯƠNG III</w:t>
      </w:r>
    </w:p>
    <w:p w:rsidR="00000000" w:rsidDel="00000000" w:rsidP="00000000" w:rsidRDefault="00000000" w:rsidRPr="00000000" w14:paraId="00000086">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BẢO TỒN VÀ PHÁT TRIỂN BỀN VỮNG HỆ SINH THÁI TỰ NHIÊN</w:t>
      </w:r>
    </w:p>
    <w:p w:rsidR="00000000" w:rsidDel="00000000" w:rsidP="00000000" w:rsidRDefault="00000000" w:rsidRPr="00000000" w14:paraId="00000087">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1</w:t>
      </w:r>
    </w:p>
    <w:p w:rsidR="00000000" w:rsidDel="00000000" w:rsidP="00000000" w:rsidRDefault="00000000" w:rsidRPr="00000000" w14:paraId="00000089">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KHU BẢO TỒN</w:t>
      </w:r>
    </w:p>
    <w:p w:rsidR="00000000" w:rsidDel="00000000" w:rsidP="00000000" w:rsidRDefault="00000000" w:rsidRPr="00000000" w14:paraId="0000008A">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16. Khu bảo tồn, phân cấp khu bảo tồn </w:t>
      </w:r>
      <w:r w:rsidDel="00000000" w:rsidR="00000000" w:rsidRPr="00000000">
        <w:rPr>
          <w:rtl w:val="0"/>
        </w:rPr>
      </w:r>
    </w:p>
    <w:p w:rsidR="00000000" w:rsidDel="00000000" w:rsidP="00000000" w:rsidRDefault="00000000" w:rsidRPr="00000000" w14:paraId="0000008B">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Khu bảo tồn bao gồm: </w:t>
      </w:r>
    </w:p>
    <w:p w:rsidR="00000000" w:rsidDel="00000000" w:rsidP="00000000" w:rsidRDefault="00000000" w:rsidRPr="00000000" w14:paraId="0000008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Vườn quốc gia;  </w:t>
      </w:r>
    </w:p>
    <w:p w:rsidR="00000000" w:rsidDel="00000000" w:rsidP="00000000" w:rsidRDefault="00000000" w:rsidRPr="00000000" w14:paraId="0000008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Khu dự trữ thiên nhiên;</w:t>
      </w:r>
    </w:p>
    <w:p w:rsidR="00000000" w:rsidDel="00000000" w:rsidP="00000000" w:rsidRDefault="00000000" w:rsidRPr="00000000" w14:paraId="0000008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Khu bảo tồn loài - sinh cảnh; </w:t>
      </w:r>
    </w:p>
    <w:p w:rsidR="00000000" w:rsidDel="00000000" w:rsidP="00000000" w:rsidRDefault="00000000" w:rsidRPr="00000000" w14:paraId="0000008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Khu bảo vệ cảnh quan.</w:t>
      </w:r>
    </w:p>
    <w:p w:rsidR="00000000" w:rsidDel="00000000" w:rsidP="00000000" w:rsidRDefault="00000000" w:rsidRPr="00000000" w14:paraId="00000090">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2. Căn cứ vào mức độ đa dạng sinh học, giá trị đa dạng sinh học, quy mô diện tích, khu bảo tồn được phân thành cấp quốc gia và cấp tỉnh để có chính sách quản lý, đầu tư phù hợp. </w:t>
      </w:r>
    </w:p>
    <w:p w:rsidR="00000000" w:rsidDel="00000000" w:rsidP="00000000" w:rsidRDefault="00000000" w:rsidRPr="00000000" w14:paraId="0000009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Khu bảo tồn phải được thống kê, kiểm kê diện tích; xác lập vị trí trên bản đồ hiện trạng sử dụng đất hoặc xác định tọa độ trên mặt nước biển. </w:t>
      </w:r>
    </w:p>
    <w:p w:rsidR="00000000" w:rsidDel="00000000" w:rsidP="00000000" w:rsidRDefault="00000000" w:rsidRPr="00000000" w14:paraId="0000009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Chính phủ quy định cụ thể tiêu chí phân cấp khu bảo tồn.</w:t>
      </w:r>
    </w:p>
    <w:p w:rsidR="00000000" w:rsidDel="00000000" w:rsidP="00000000" w:rsidRDefault="00000000" w:rsidRPr="00000000" w14:paraId="00000093">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17. Vườn quốc gia</w:t>
      </w:r>
    </w:p>
    <w:p w:rsidR="00000000" w:rsidDel="00000000" w:rsidP="00000000" w:rsidRDefault="00000000" w:rsidRPr="00000000" w14:paraId="0000009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Vườn quốc gia phải có các tiêu chí chủ yếu sau đây:</w:t>
      </w:r>
    </w:p>
    <w:p w:rsidR="00000000" w:rsidDel="00000000" w:rsidP="00000000" w:rsidRDefault="00000000" w:rsidRPr="00000000" w14:paraId="0000009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Có hệ sinh thái tự nhiên quan trọng đối với quốc gia, quốc tế, đặc thù hoặc đại diện cho một vùng sinh thái tự nhiên;</w:t>
      </w:r>
    </w:p>
    <w:p w:rsidR="00000000" w:rsidDel="00000000" w:rsidP="00000000" w:rsidRDefault="00000000" w:rsidRPr="00000000" w14:paraId="0000009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Là nơi sinh sống tự nhiên thường xuyên hoặc theo mùa của ít nhất một loài thuộc Danh mục loài nguy cấp, quý, hiếm được ưu tiên bảo vệ;</w:t>
      </w:r>
    </w:p>
    <w:p w:rsidR="00000000" w:rsidDel="00000000" w:rsidP="00000000" w:rsidRDefault="00000000" w:rsidRPr="00000000" w14:paraId="0000009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Có giá trị đặc biệt về khoa học, giáo dục; </w:t>
      </w:r>
    </w:p>
    <w:p w:rsidR="00000000" w:rsidDel="00000000" w:rsidP="00000000" w:rsidRDefault="00000000" w:rsidRPr="00000000" w14:paraId="0000009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Có cảnh quan môi trường, nét đẹp độc đáo của tự nhiên, có giá trị du lịch sinh thái.</w:t>
      </w:r>
    </w:p>
    <w:p w:rsidR="00000000" w:rsidDel="00000000" w:rsidP="00000000" w:rsidRDefault="00000000" w:rsidRPr="00000000" w14:paraId="00000099">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18. Khu dự trữ thiên nhiên</w:t>
      </w:r>
    </w:p>
    <w:p w:rsidR="00000000" w:rsidDel="00000000" w:rsidP="00000000" w:rsidRDefault="00000000" w:rsidRPr="00000000" w14:paraId="0000009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Khu dự trữ thiên nhiên gồm có:</w:t>
      </w:r>
    </w:p>
    <w:p w:rsidR="00000000" w:rsidDel="00000000" w:rsidP="00000000" w:rsidRDefault="00000000" w:rsidRPr="00000000" w14:paraId="0000009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Khu dự trữ thiên nhiên cấp quốc gia;</w:t>
      </w:r>
    </w:p>
    <w:p w:rsidR="00000000" w:rsidDel="00000000" w:rsidP="00000000" w:rsidRDefault="00000000" w:rsidRPr="00000000" w14:paraId="0000009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Khu dự trữ thiên nhiên cấp tỉnh.</w:t>
      </w:r>
    </w:p>
    <w:p w:rsidR="00000000" w:rsidDel="00000000" w:rsidP="00000000" w:rsidRDefault="00000000" w:rsidRPr="00000000" w14:paraId="0000009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Khu dự trữ thiên nhiên cấp quốc gia phải có các tiêu chí chủ yếu sau đây: </w:t>
      </w:r>
    </w:p>
    <w:p w:rsidR="00000000" w:rsidDel="00000000" w:rsidP="00000000" w:rsidRDefault="00000000" w:rsidRPr="00000000" w14:paraId="0000009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Có hệ sinh thái tự nhiên quan trọng đối với quốc gia, quốc tế, đặc thù hoặc đại diện cho một vùng sinh thái tự nhiên;</w:t>
      </w:r>
    </w:p>
    <w:p w:rsidR="00000000" w:rsidDel="00000000" w:rsidP="00000000" w:rsidRDefault="00000000" w:rsidRPr="00000000" w14:paraId="0000009F">
      <w:pPr>
        <w:spacing w:after="60" w:before="60" w:lineRule="auto"/>
        <w:ind w:left="720" w:firstLine="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Có giá trị đặc biệt về khoa học, giáo dục hoặc du lịch sinh thái, nghỉ dưỡng.</w:t>
      </w:r>
    </w:p>
    <w:p w:rsidR="00000000" w:rsidDel="00000000" w:rsidP="00000000" w:rsidRDefault="00000000" w:rsidRPr="00000000" w14:paraId="000000A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Khu dự trữ thiên nhiên cấp tỉnh là khu thuộc quy hoạch bảo tồn đa dạng sinh học của tỉnh, thành phố trực thuộc trung ương nhằm mục đích bảo tồn các hệ sinh thái tự nhiên trên địa bàn.</w:t>
      </w:r>
    </w:p>
    <w:p w:rsidR="00000000" w:rsidDel="00000000" w:rsidP="00000000" w:rsidRDefault="00000000" w:rsidRPr="00000000" w14:paraId="000000A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19. Khu bảo tồn loài – sinh cảnh</w:t>
      </w:r>
    </w:p>
    <w:p w:rsidR="00000000" w:rsidDel="00000000" w:rsidP="00000000" w:rsidRDefault="00000000" w:rsidRPr="00000000" w14:paraId="000000A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Khu bảo tồn loài – sinh cảnh gồm có:</w:t>
      </w:r>
    </w:p>
    <w:p w:rsidR="00000000" w:rsidDel="00000000" w:rsidP="00000000" w:rsidRDefault="00000000" w:rsidRPr="00000000" w14:paraId="000000A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Khu bảo tồn loài – sinh cảnh cấp quốc gia;</w:t>
      </w:r>
    </w:p>
    <w:p w:rsidR="00000000" w:rsidDel="00000000" w:rsidP="00000000" w:rsidRDefault="00000000" w:rsidRPr="00000000" w14:paraId="000000A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Khu bảo tồn loài – sinh cảnh cấp tỉnh.</w:t>
      </w:r>
    </w:p>
    <w:p w:rsidR="00000000" w:rsidDel="00000000" w:rsidP="00000000" w:rsidRDefault="00000000" w:rsidRPr="00000000" w14:paraId="000000A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Khu bảo tồn loài – sinh cảnh cấp quốc gia phải có các tiêu chí chủ yếu sau đây:</w:t>
      </w:r>
    </w:p>
    <w:p w:rsidR="00000000" w:rsidDel="00000000" w:rsidP="00000000" w:rsidRDefault="00000000" w:rsidRPr="00000000" w14:paraId="000000A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Là nơi sinh sống tự nhiên thường xuyên hoặc theo mùa của ít nhất một loài thuộc Danh mục loài nguy cấp, quý, hiếm được ưu tiên bảo vệ;</w:t>
      </w:r>
    </w:p>
    <w:p w:rsidR="00000000" w:rsidDel="00000000" w:rsidP="00000000" w:rsidRDefault="00000000" w:rsidRPr="00000000" w14:paraId="000000A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Có giá trị đặc biệt về khoa học, giáo dục.</w:t>
      </w:r>
    </w:p>
    <w:p w:rsidR="00000000" w:rsidDel="00000000" w:rsidP="00000000" w:rsidRDefault="00000000" w:rsidRPr="00000000" w14:paraId="000000A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Khu bảo tồn loài – sinh cảnh cấp tỉnh là khu thuộc quy hoạch bảo tồn đa dạng sinh học của tỉnh, thành phố trực thuộc trung ương nhằm mục đích bảo tồn các loài hoang dã trên địa bàn.</w:t>
      </w:r>
    </w:p>
    <w:p w:rsidR="00000000" w:rsidDel="00000000" w:rsidP="00000000" w:rsidRDefault="00000000" w:rsidRPr="00000000" w14:paraId="000000A9">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20. Khu bảo vệ cảnh quan</w:t>
      </w:r>
    </w:p>
    <w:p w:rsidR="00000000" w:rsidDel="00000000" w:rsidP="00000000" w:rsidRDefault="00000000" w:rsidRPr="00000000" w14:paraId="000000A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Khu bảo vệ cảnh quan gồm có:</w:t>
      </w:r>
    </w:p>
    <w:p w:rsidR="00000000" w:rsidDel="00000000" w:rsidP="00000000" w:rsidRDefault="00000000" w:rsidRPr="00000000" w14:paraId="000000A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Khu bảo vệ cảnh quan cấp quốc gia;</w:t>
      </w:r>
    </w:p>
    <w:p w:rsidR="00000000" w:rsidDel="00000000" w:rsidP="00000000" w:rsidRDefault="00000000" w:rsidRPr="00000000" w14:paraId="000000A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Khu bảo vệ cảnh quan cấp tỉnh.</w:t>
      </w:r>
    </w:p>
    <w:p w:rsidR="00000000" w:rsidDel="00000000" w:rsidP="00000000" w:rsidRDefault="00000000" w:rsidRPr="00000000" w14:paraId="000000AD">
      <w:pPr>
        <w:spacing w:after="60" w:before="60" w:lineRule="auto"/>
        <w:ind w:firstLine="720"/>
        <w:jc w:val="both"/>
        <w:rPr>
          <w:rFonts w:ascii="Times New Roman" w:cs="Times New Roman" w:eastAsia="Times New Roman" w:hAnsi="Times New Roman"/>
          <w:b w:val="1"/>
          <w:bCs w:val="1"/>
          <w:i w:val="1"/>
          <w:iCs w:val="1"/>
          <w:color w:val="0000ff"/>
          <w:sz w:val="24"/>
          <w:szCs w:val="24"/>
          <w:rPrChange w:author="ThaiNN" w:id="41" w:date="2008-12-09T15:09:00Z">
            <w:rPr>
              <w:rFonts w:ascii="Times New Roman" w:cs="Times New Roman" w:eastAsia="Times New Roman" w:hAnsi="Times New Roman"/>
              <w:b w:val="1"/>
              <w:bCs w:val="1"/>
              <w:i w:val="1"/>
              <w:i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Khu bảo vệ cảnh quan cấp quốc gia phải có</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các tiêu chí chủ yếu sau đây:</w:t>
      </w:r>
      <w:r w:rsidDel="00000000" w:rsidR="00000000" w:rsidRPr="00000000">
        <w:rPr>
          <w:rtl w:val="0"/>
        </w:rPr>
      </w:r>
    </w:p>
    <w:p w:rsidR="00000000" w:rsidDel="00000000" w:rsidP="00000000" w:rsidRDefault="00000000" w:rsidRPr="00000000" w14:paraId="000000A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Có hệ sinh thái đặc thù;</w:t>
      </w:r>
    </w:p>
    <w:p w:rsidR="00000000" w:rsidDel="00000000" w:rsidP="00000000" w:rsidRDefault="00000000" w:rsidRPr="00000000" w14:paraId="000000A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Có cảnh quan môi trường, nét đẹp độc đáo của tự nhiên; </w:t>
      </w:r>
    </w:p>
    <w:p w:rsidR="00000000" w:rsidDel="00000000" w:rsidP="00000000" w:rsidRDefault="00000000" w:rsidRPr="00000000" w14:paraId="000000B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Có giá trị về khoa học, giáo dục, du lịch sinh thái, nghỉ dưỡng.</w:t>
      </w:r>
    </w:p>
    <w:p w:rsidR="00000000" w:rsidDel="00000000" w:rsidP="00000000" w:rsidRDefault="00000000" w:rsidRPr="00000000" w14:paraId="000000B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Khu bảo vệ cảnh quan cấp tỉnh là khu thuộc quy hoạch bảo tồn đa dạng sinh học của tỉnh, thành phố trực thuộc trung ương nhằm mục đích bảo vệ cảnh quan trên địa bàn.</w:t>
      </w:r>
    </w:p>
    <w:p w:rsidR="00000000" w:rsidDel="00000000" w:rsidP="00000000" w:rsidRDefault="00000000" w:rsidRPr="00000000" w14:paraId="000000B2">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21. Nội dung của dự án thành lập khu bảo tồn </w:t>
      </w:r>
    </w:p>
    <w:p w:rsidR="00000000" w:rsidDel="00000000" w:rsidP="00000000" w:rsidRDefault="00000000" w:rsidRPr="00000000" w14:paraId="000000B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Mục đích bảo tồn đa dạng sinh học; việc đáp ứng các tiêu chí chủ yếu để xác lập khu bảo tồn. </w:t>
      </w:r>
    </w:p>
    <w:p w:rsidR="00000000" w:rsidDel="00000000" w:rsidP="00000000" w:rsidRDefault="00000000" w:rsidRPr="00000000" w14:paraId="000000B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Thực trạng các hệ sinh thái tự nhiên, các loài thuộc Danh mục loài nguy cấp, quý, hiếm được ưu tiên bảo vệ, các loài hoang dã khác, cảnh quan môi trường, nét đẹp độc đáo của tự nhiên.</w:t>
      </w:r>
    </w:p>
    <w:p w:rsidR="00000000" w:rsidDel="00000000" w:rsidP="00000000" w:rsidRDefault="00000000" w:rsidRPr="00000000" w14:paraId="000000B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Diện tích đất, mặt nước; hiện trạng sử dụng đất, mặt nước; số lượng dân cư sống tại nơi dự kiến thành lập khu bảo tồn; phương án chuyển đổi mục đích sử dụng đất.</w:t>
      </w:r>
    </w:p>
    <w:p w:rsidR="00000000" w:rsidDel="00000000" w:rsidP="00000000" w:rsidRDefault="00000000" w:rsidRPr="00000000" w14:paraId="000000B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Trích lục bản đồ, vị trí địa lý, diện tích dự kiến thành lập khu bảo tồn.</w:t>
      </w:r>
    </w:p>
    <w:p w:rsidR="00000000" w:rsidDel="00000000" w:rsidP="00000000" w:rsidRDefault="00000000" w:rsidRPr="00000000" w14:paraId="000000B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5. Vị trí địa lý, diện tích phân khu bảo vệ nghiêm ngặt, phân khu phục hồi sinh thái, phân khu dịch vụ - hành chính; ranh giới từng phân khu; phương án ổn định cuộc sống hoặc di dời hộ gia đình, cá nhân ra khỏi nơi dự kiến thành lập khu bảo tồn. </w:t>
      </w:r>
    </w:p>
    <w:p w:rsidR="00000000" w:rsidDel="00000000" w:rsidP="00000000" w:rsidRDefault="00000000" w:rsidRPr="00000000" w14:paraId="000000B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6. Kế hoạch quản lý khu bảo tồn.</w:t>
      </w:r>
    </w:p>
    <w:p w:rsidR="00000000" w:rsidDel="00000000" w:rsidP="00000000" w:rsidRDefault="00000000" w:rsidRPr="00000000" w14:paraId="000000B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7. Tổ chức quản lý khu bảo tồn.</w:t>
      </w:r>
    </w:p>
    <w:p w:rsidR="00000000" w:rsidDel="00000000" w:rsidP="00000000" w:rsidRDefault="00000000" w:rsidRPr="00000000" w14:paraId="000000B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8. Vị trí địa lý, diện tích, ranh giới vùng đệm của nơi dự kiến thành lập khu bảo tồn.</w:t>
      </w:r>
    </w:p>
    <w:p w:rsidR="00000000" w:rsidDel="00000000" w:rsidP="00000000" w:rsidRDefault="00000000" w:rsidRPr="00000000" w14:paraId="000000B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9. Tổ chức thực hiện dự án thành lập khu bảo tồn.</w:t>
      </w:r>
    </w:p>
    <w:p w:rsidR="00000000" w:rsidDel="00000000" w:rsidP="00000000" w:rsidRDefault="00000000" w:rsidRPr="00000000" w14:paraId="000000BC">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22. Lập, thẩm định dự án thành lập khu bảo tồn</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cấp quốc gia</w:t>
      </w:r>
    </w:p>
    <w:p w:rsidR="00000000" w:rsidDel="00000000" w:rsidP="00000000" w:rsidRDefault="00000000" w:rsidRPr="00000000" w14:paraId="000000BD">
      <w:pPr>
        <w:spacing w:after="60" w:before="60" w:lineRule="auto"/>
        <w:ind w:firstLine="720"/>
        <w:jc w:val="both"/>
        <w:rPr>
          <w:rFonts w:ascii="Times New Roman" w:cs="Times New Roman" w:eastAsia="Times New Roman" w:hAnsi="Times New Roman"/>
          <w:color w:val="0000ff"/>
          <w:sz w:val="24"/>
          <w:szCs w:val="24"/>
          <w:u w:val="single"/>
          <w:rPrChange w:author="ThaiNN" w:id="41" w:date="2008-12-09T15:09:00Z">
            <w:rPr>
              <w:rFonts w:ascii="Times New Roman" w:cs="Times New Roman" w:eastAsia="Times New Roman" w:hAnsi="Times New Roman"/>
              <w:sz w:val="24"/>
              <w:szCs w:val="24"/>
              <w:u w:val="single"/>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Việc lập, thẩm định dự án thành lập khu bảo tồn cấp quốc gia được thực hiện theo sự phân công, phân cấp của Chính phủ.</w:t>
      </w:r>
      <w:r w:rsidDel="00000000" w:rsidR="00000000" w:rsidRPr="00000000">
        <w:rPr>
          <w:rtl w:val="0"/>
        </w:rPr>
      </w:r>
    </w:p>
    <w:p w:rsidR="00000000" w:rsidDel="00000000" w:rsidP="00000000" w:rsidRDefault="00000000" w:rsidRPr="00000000" w14:paraId="000000B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Trình tự, thủ tục lập dự án thành lập khu bảo tồn cấp quốc gia được quy định như sau:</w:t>
      </w:r>
    </w:p>
    <w:p w:rsidR="00000000" w:rsidDel="00000000" w:rsidP="00000000" w:rsidRDefault="00000000" w:rsidRPr="00000000" w14:paraId="000000B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Tổ chức điều tra, đánh giá hiện trạng đa dạng sinh học nơi dự kiến thành lập khu bảo tồn theo các tiêu chí để xác lập khu bảo tồn quy định tại các điều 17, 18, 19 và 20 của Luật này và lập dự án thành lập khu bảo tồn;</w:t>
      </w:r>
    </w:p>
    <w:p w:rsidR="00000000" w:rsidDel="00000000" w:rsidP="00000000" w:rsidRDefault="00000000" w:rsidRPr="00000000" w14:paraId="000000C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Tổ chức lấy ý kiến bộ, cơ quan ngang bộ có liên quan, Uỷ ban nhân dân các cấp, ý kiến cộng đồng dân cư sinh sống hợp pháp trong khu vực dự kiến thành lập khu bảo tồn hoặc tiếp giáp với khu bảo tồn; </w:t>
      </w:r>
    </w:p>
    <w:p w:rsidR="00000000" w:rsidDel="00000000" w:rsidP="00000000" w:rsidRDefault="00000000" w:rsidRPr="00000000" w14:paraId="000000C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Tổ chức thẩm định dự án thành lập khu bảo tồn cấp quốc gia trình Thủ tướng Chính phủ quyết định.</w:t>
      </w:r>
    </w:p>
    <w:p w:rsidR="00000000" w:rsidDel="00000000" w:rsidP="00000000" w:rsidRDefault="00000000" w:rsidRPr="00000000" w14:paraId="000000C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Hồ sơ dự án thành lập khu bảo tồn cấp quốc gia gồm có:</w:t>
      </w:r>
    </w:p>
    <w:p w:rsidR="00000000" w:rsidDel="00000000" w:rsidP="00000000" w:rsidRDefault="00000000" w:rsidRPr="00000000" w14:paraId="000000C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Văn bản đề nghị thành lập khu bảo tồn của cơ quan lập dự án thành lập khu bảo tồn cấp quốc gia; </w:t>
      </w:r>
    </w:p>
    <w:p w:rsidR="00000000" w:rsidDel="00000000" w:rsidP="00000000" w:rsidRDefault="00000000" w:rsidRPr="00000000" w14:paraId="000000C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Dự án thành lập khu bảo tồn với các nội dung quy định tại Điều 21 của Luật này;</w:t>
      </w:r>
    </w:p>
    <w:p w:rsidR="00000000" w:rsidDel="00000000" w:rsidP="00000000" w:rsidRDefault="00000000" w:rsidRPr="00000000" w14:paraId="000000C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Ý kiến của cơ quan nhà nước có thẩm quyền quản lý khu bảo tồn quy định tại khoản 1 Điều 27 của Luật này và ý kiến của các bên liên quan quy định tại điểm b khoản 2 Điều này; </w:t>
      </w:r>
    </w:p>
    <w:p w:rsidR="00000000" w:rsidDel="00000000" w:rsidP="00000000" w:rsidRDefault="00000000" w:rsidRPr="00000000" w14:paraId="000000C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Kết quả thẩm định dự án thành lập khu bảo tồn cấp quốc gia.</w:t>
      </w:r>
    </w:p>
    <w:p w:rsidR="00000000" w:rsidDel="00000000" w:rsidP="00000000" w:rsidRDefault="00000000" w:rsidRPr="00000000" w14:paraId="000000C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23. Quyết định thành lập khu bảo tồn</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cấp quốc gia</w:t>
      </w:r>
    </w:p>
    <w:p w:rsidR="00000000" w:rsidDel="00000000" w:rsidP="00000000" w:rsidRDefault="00000000" w:rsidRPr="00000000" w14:paraId="000000C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Thủ tướng Chính phủ quyết định thành lập khu bảo tồn cấp quốc gia.</w:t>
      </w:r>
    </w:p>
    <w:p w:rsidR="00000000" w:rsidDel="00000000" w:rsidP="00000000" w:rsidRDefault="00000000" w:rsidRPr="00000000" w14:paraId="000000C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Quyết định thành lập khu bảo tồn cấp quốc gia phải có các nội dung chủ yếu sau đây: </w:t>
      </w:r>
    </w:p>
    <w:p w:rsidR="00000000" w:rsidDel="00000000" w:rsidP="00000000" w:rsidRDefault="00000000" w:rsidRPr="00000000" w14:paraId="000000C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Vị trí địa lý, ranh giới, diện tích khu bảo tồn và vùng đệm;</w:t>
      </w:r>
    </w:p>
    <w:p w:rsidR="00000000" w:rsidDel="00000000" w:rsidP="00000000" w:rsidRDefault="00000000" w:rsidRPr="00000000" w14:paraId="000000C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Vị trí địa lý, ranh giới, diện tích phân khu bảo vệ nghiêm ngặt, phân khu phục hồi sinh thái, phân khu dịch vụ - hành chính;</w:t>
      </w:r>
    </w:p>
    <w:p w:rsidR="00000000" w:rsidDel="00000000" w:rsidP="00000000" w:rsidRDefault="00000000" w:rsidRPr="00000000" w14:paraId="000000C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Mục đích bảo tồn đa dạng sinh học của khu bảo tồn;</w:t>
      </w:r>
    </w:p>
    <w:p w:rsidR="00000000" w:rsidDel="00000000" w:rsidP="00000000" w:rsidRDefault="00000000" w:rsidRPr="00000000" w14:paraId="000000C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Kế hoạch phục hồi các hệ sinh thái tự nhiên trong khu bảo tồn;</w:t>
      </w:r>
    </w:p>
    <w:p w:rsidR="00000000" w:rsidDel="00000000" w:rsidP="00000000" w:rsidRDefault="00000000" w:rsidRPr="00000000" w14:paraId="000000CE">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tab/>
        <w:t xml:space="preserve">đ) Phương án ổn định hoặc di dời hộ gia đình, cá nhân sinh sống trong khu bảo tồn; phương án chuyển đổi mục đích sử dụng đất trong khu bảo tồn;</w:t>
      </w:r>
    </w:p>
    <w:p w:rsidR="00000000" w:rsidDel="00000000" w:rsidP="00000000" w:rsidRDefault="00000000" w:rsidRPr="00000000" w14:paraId="000000C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Chức năng, nhiệm vụ và cơ cấu tổ chức của Ban quản lý khu bảo tồn.</w:t>
      </w:r>
    </w:p>
    <w:p w:rsidR="00000000" w:rsidDel="00000000" w:rsidP="00000000" w:rsidRDefault="00000000" w:rsidRPr="00000000" w14:paraId="000000D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Quyết định thành lập khu bảo tồn cấp quốc gia được gửi đến Uỷ ban nhân dân các cấp nơi có khu bảo tồn, cơ quan lập dự án thành lập khu bảo tồn theo quy định tại khoản 1 Điều 22 của Luật này và cơ quan nhà nước có thẩm quyền quản lý khu bảo tồn quy định tại khoản 1 Điều 27 của Luật này.</w:t>
      </w:r>
    </w:p>
    <w:p w:rsidR="00000000" w:rsidDel="00000000" w:rsidP="00000000" w:rsidRDefault="00000000" w:rsidRPr="00000000" w14:paraId="000000D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24. Lập, thẩm định dự án thành lập khu bảo tồn và quyết định thành lập khu bảo tồn cấp tỉnh</w:t>
      </w:r>
    </w:p>
    <w:p w:rsidR="00000000" w:rsidDel="00000000" w:rsidP="00000000" w:rsidRDefault="00000000" w:rsidRPr="00000000" w14:paraId="000000D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Căn cứ vào quy hoạch bảo tồn đa dạng sinh học của tỉnh, thành phố trực thuộc trung ương, Ủy ban nhân dân cấp tỉnh quyết định thành lập khu bảo tồn cấp tỉnh sau khi có ý kiến của Uỷ ban nhân dân các cấp có liên quan, ý kiến cộng đồng dân cư sinh sống hợp pháp trong khu vực dự kiến thành lập khu bảo tồn hoặc tiếp giáp với khu bảo tồn và ý kiến chấp thuận của cơ quan nhà nước có thẩm quyền quản lý khu bảo tồn quy định tại khoản 1 Điều 27 của Luật này. </w:t>
      </w:r>
    </w:p>
    <w:p w:rsidR="00000000" w:rsidDel="00000000" w:rsidP="00000000" w:rsidRDefault="00000000" w:rsidRPr="00000000" w14:paraId="000000D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Cơ quan nhà nước có thẩm quyền quản lý khu bảo tồn quy định tại khoản 1 Điều 27 của Luật này chủ trì phối hợp với bộ, cơ quan ngang bộ có liên quan quy định trình tự, thủ tục lập, thẩm định dự án thành lập khu bảo tồn cấp tỉnh; nội dung quyết định thành lập khu bảo tồn cấp tỉnh.</w:t>
      </w:r>
    </w:p>
    <w:p w:rsidR="00000000" w:rsidDel="00000000" w:rsidP="00000000" w:rsidRDefault="00000000" w:rsidRPr="00000000" w14:paraId="000000D4">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25. Sử dụng đất trong khu bảo tồn </w:t>
      </w:r>
      <w:r w:rsidDel="00000000" w:rsidR="00000000" w:rsidRPr="00000000">
        <w:rPr>
          <w:rtl w:val="0"/>
        </w:rPr>
      </w:r>
    </w:p>
    <w:p w:rsidR="00000000" w:rsidDel="00000000" w:rsidP="00000000" w:rsidRDefault="00000000" w:rsidRPr="00000000" w14:paraId="000000D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Căn cứ quyết định thành lập khu bảo tồn, cơ quan có thẩm quyền giao đất theo quy định của Luật đất đai có trách nhiệm giao đất cho Ban quản lý khu bảo tồn hoặc tổ chức khác được giao quản lý khu bảo tồn. </w:t>
      </w:r>
    </w:p>
    <w:p w:rsidR="00000000" w:rsidDel="00000000" w:rsidP="00000000" w:rsidRDefault="00000000" w:rsidRPr="00000000" w14:paraId="000000D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Việc sử dụng đất và việc chuyển mục đích sử dụng đất</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trong khu bảo tồn được thực hiện theo quy định của pháp luật về đất đai, Luật này và các quy định khác của pháp luật có liên quan. </w:t>
      </w:r>
    </w:p>
    <w:p w:rsidR="00000000" w:rsidDel="00000000" w:rsidP="00000000" w:rsidRDefault="00000000" w:rsidRPr="00000000" w14:paraId="000000D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26. Phân khu chức năng và ranh giới khu bảo tồn </w:t>
      </w:r>
    </w:p>
    <w:p w:rsidR="00000000" w:rsidDel="00000000" w:rsidP="00000000" w:rsidRDefault="00000000" w:rsidRPr="00000000" w14:paraId="000000D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Khu bảo tồn có các phân khu chức năng sau đây:</w:t>
      </w:r>
    </w:p>
    <w:p w:rsidR="00000000" w:rsidDel="00000000" w:rsidP="00000000" w:rsidRDefault="00000000" w:rsidRPr="00000000" w14:paraId="000000D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Phân khu bảo vệ nghiêm ngặt;</w:t>
      </w:r>
    </w:p>
    <w:p w:rsidR="00000000" w:rsidDel="00000000" w:rsidP="00000000" w:rsidRDefault="00000000" w:rsidRPr="00000000" w14:paraId="000000D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Phân khu phục hồi sinh thái;</w:t>
      </w:r>
    </w:p>
    <w:p w:rsidR="00000000" w:rsidDel="00000000" w:rsidP="00000000" w:rsidRDefault="00000000" w:rsidRPr="00000000" w14:paraId="000000D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Phân khu dịch vụ - hành chính.</w:t>
      </w:r>
    </w:p>
    <w:p w:rsidR="00000000" w:rsidDel="00000000" w:rsidP="00000000" w:rsidRDefault="00000000" w:rsidRPr="00000000" w14:paraId="000000D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Khu bảo tồn phải được cắm mốc để xác lập ranh giới; phân khu bảo vệ nghiêm ngặt trong khu bảo tồn phải được xác định diện tích, vị trí trên thực địa hoặc tọa độ trên mặt nước biển.</w:t>
      </w:r>
    </w:p>
    <w:p w:rsidR="00000000" w:rsidDel="00000000" w:rsidP="00000000" w:rsidRDefault="00000000" w:rsidRPr="00000000" w14:paraId="000000D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Ban quản lý khu bảo tồn hoặc tổ chức được giao quản lý khu bảo tồn chủ trì phối hợp với Uỷ ban nhân dân các cấp</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nơi có khu bảo tồn tổ chức việc cắm mốc phân định ranh giới khu bảo tồn.</w:t>
      </w:r>
    </w:p>
    <w:p w:rsidR="00000000" w:rsidDel="00000000" w:rsidP="00000000" w:rsidRDefault="00000000" w:rsidRPr="00000000" w14:paraId="000000DE">
      <w:pPr>
        <w:spacing w:after="120" w:before="240" w:lineRule="auto"/>
        <w:ind w:firstLine="731"/>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27. Trách nhiệm quản lý khu bảo tồn </w:t>
      </w:r>
      <w:r w:rsidDel="00000000" w:rsidR="00000000" w:rsidRPr="00000000">
        <w:rPr>
          <w:rtl w:val="0"/>
        </w:rPr>
      </w:r>
    </w:p>
    <w:p w:rsidR="00000000" w:rsidDel="00000000" w:rsidP="00000000" w:rsidRDefault="00000000" w:rsidRPr="00000000" w14:paraId="000000D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Bộ, cơ quan ngang bộ, Uỷ ban nhân dân cấp tỉnh tổ chức quản lý khu bảo tồn theo sự phân công, phân cấp của Chính phủ.</w:t>
      </w:r>
    </w:p>
    <w:p w:rsidR="00000000" w:rsidDel="00000000" w:rsidP="00000000" w:rsidRDefault="00000000" w:rsidRPr="00000000" w14:paraId="000000E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Việc quản lý khu bảo tồn phải được thực hiện theo quy định của Luật này và Quy chế quản lý khu bảo tồn.</w:t>
      </w:r>
    </w:p>
    <w:p w:rsidR="00000000" w:rsidDel="00000000" w:rsidP="00000000" w:rsidRDefault="00000000" w:rsidRPr="00000000" w14:paraId="000000E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Thủ tướng Chính phủ ban hành Quy chế quản lý khu bảo tồn.</w:t>
      </w:r>
    </w:p>
    <w:p w:rsidR="00000000" w:rsidDel="00000000" w:rsidP="00000000" w:rsidRDefault="00000000" w:rsidRPr="00000000" w14:paraId="000000E2">
      <w:pPr>
        <w:spacing w:after="120" w:before="240" w:lineRule="auto"/>
        <w:ind w:firstLine="731"/>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28. Tổ chức quản lý khu bảo tồn</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p>
    <w:p w:rsidR="00000000" w:rsidDel="00000000" w:rsidP="00000000" w:rsidRDefault="00000000" w:rsidRPr="00000000" w14:paraId="000000E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Khu bảo tồn cấp quốc gia có Ban quản lý. Ban quản lý khu bảo tồn cấp quốc gia là đơn vị sự nghiệp công lập tự chủ về tài chính hoặc đơn vị sự nghiệp công lập chưa tự chủ về tài chính. </w:t>
      </w:r>
    </w:p>
    <w:p w:rsidR="00000000" w:rsidDel="00000000" w:rsidP="00000000" w:rsidRDefault="00000000" w:rsidRPr="00000000" w14:paraId="000000E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Căn cứ vào tình hình thực tế của địa phương, khu bảo tồn cấp tỉnh được giao cho Ban quản lý là đơn vị sự nghiệp công lập tự chủ về tài chính hoặc đơn vị sự nghiệp công lập chưa tự chủ về tài chính hoặc tổ chức được giao quản lý khu bảo tồn theo quy định của pháp luật. </w:t>
      </w:r>
    </w:p>
    <w:p w:rsidR="00000000" w:rsidDel="00000000" w:rsidP="00000000" w:rsidRDefault="00000000" w:rsidRPr="00000000" w14:paraId="000000E5">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29. Quyền và trách nhiệm</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của Ban quản lý, tổ chức được giao quản lý khu bảo tồn</w:t>
      </w:r>
    </w:p>
    <w:p w:rsidR="00000000" w:rsidDel="00000000" w:rsidP="00000000" w:rsidRDefault="00000000" w:rsidRPr="00000000" w14:paraId="000000E6">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Ban quản lý khu bảo tồn, tổ chức được giao quản lý khu bảo tồn có các quyền và trách nhiệm sau đây: </w:t>
      </w:r>
    </w:p>
    <w:p w:rsidR="00000000" w:rsidDel="00000000" w:rsidP="00000000" w:rsidRDefault="00000000" w:rsidRPr="00000000" w14:paraId="000000E7">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1. Bảo tồn đa dạng sinh học theo quy định của Luật này và quy chế quản lý khu bảo tồn;</w:t>
      </w:r>
    </w:p>
    <w:p w:rsidR="00000000" w:rsidDel="00000000" w:rsidP="00000000" w:rsidRDefault="00000000" w:rsidRPr="00000000" w14:paraId="000000E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Xây dựng, trình cơ quan quản lý nhà nước có thẩm quyền phê duyệt và tổ chức thực hiện kế hoạch, chương trình, dự án đầu tư phục hồi hệ sinh thái tự nhiên trong khu bảo tồn;</w:t>
      </w:r>
    </w:p>
    <w:p w:rsidR="00000000" w:rsidDel="00000000" w:rsidP="00000000" w:rsidRDefault="00000000" w:rsidRPr="00000000" w14:paraId="000000E9">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3. Quản lý hoạt động nghiên cứu khoa học, thu thập nguồn gen, mẫu vật di truyền; theo dõi, tổ chức thu thập thông tin, số liệu, xây dựng cơ sở dữ liệu và lập báo cáo hiện trạng đa dạng sinh học của khu bảo tồn; có biện pháp phòng, trừ dịch bệnh trong khu bảo tồn;</w:t>
      </w:r>
    </w:p>
    <w:p w:rsidR="00000000" w:rsidDel="00000000" w:rsidP="00000000" w:rsidRDefault="00000000" w:rsidRPr="00000000" w14:paraId="000000E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Kinh doanh, liên doanh trong lĩnh vực du lịch sinh thái, nghiên cứu khoa học, nghỉ dưỡng và các hoạt động dịch vụ khác trong khu bảo tồn theo quy định của pháp luật;</w:t>
      </w:r>
    </w:p>
    <w:p w:rsidR="00000000" w:rsidDel="00000000" w:rsidP="00000000" w:rsidRDefault="00000000" w:rsidRPr="00000000" w14:paraId="000000E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5. Phối hợp với lực lượng kiểm lâm, cảnh sát môi trường, cảnh sát phòng cháy, chữa cháy và chính quyền địa phương</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trong việc bảo tồn đa dạng sinh học trong khu bảo tồn;</w:t>
      </w:r>
    </w:p>
    <w:p w:rsidR="00000000" w:rsidDel="00000000" w:rsidP="00000000" w:rsidRDefault="00000000" w:rsidRPr="00000000" w14:paraId="000000E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6. Được chia sẻ lợi ích từ hoạt động tiếp cận nguồn gen thuộc phạm vi khu bảo tồn;</w:t>
      </w:r>
    </w:p>
    <w:p w:rsidR="00000000" w:rsidDel="00000000" w:rsidP="00000000" w:rsidRDefault="00000000" w:rsidRPr="00000000" w14:paraId="000000E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7. Quyền và trách nhiệm khác theo quy định của pháp luật. </w:t>
      </w:r>
    </w:p>
    <w:p w:rsidR="00000000" w:rsidDel="00000000" w:rsidP="00000000" w:rsidRDefault="00000000" w:rsidRPr="00000000" w14:paraId="000000EE">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30. Quyền và nghĩa vụ của hộ gia đình, cá nhân sinh sống hợp pháp trong khu bảo tồn</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tl w:val="0"/>
        </w:rPr>
      </w:r>
    </w:p>
    <w:p w:rsidR="00000000" w:rsidDel="00000000" w:rsidP="00000000" w:rsidRDefault="00000000" w:rsidRPr="00000000" w14:paraId="000000E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Hộ gia đình, cá nhân sinh sống hợp pháp trong khu bảo tồn có các quyền và nghĩa vụ sau đây:</w:t>
      </w:r>
    </w:p>
    <w:p w:rsidR="00000000" w:rsidDel="00000000" w:rsidP="00000000" w:rsidRDefault="00000000" w:rsidRPr="00000000" w14:paraId="000000F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Khai thác nguồn lợi hợp pháp trong khu bảo tồn theo quy định của Luật này, quy chế quản lý khu bảo tồn và các quy định khác của pháp luật có liên quan;</w:t>
      </w:r>
    </w:p>
    <w:p w:rsidR="00000000" w:rsidDel="00000000" w:rsidP="00000000" w:rsidRDefault="00000000" w:rsidRPr="00000000" w14:paraId="000000F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Tham gia, hưởng lợi ích từ hoạt động kinh doanh, dịch vụ trong khu bảo tồn;</w:t>
      </w:r>
    </w:p>
    <w:p w:rsidR="00000000" w:rsidDel="00000000" w:rsidP="00000000" w:rsidRDefault="00000000" w:rsidRPr="00000000" w14:paraId="000000F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Hưởng chính sách ưu đãi, hỗ trợ, bồi thường, tái định cư</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theo quy định của pháp luật; </w:t>
      </w:r>
    </w:p>
    <w:p w:rsidR="00000000" w:rsidDel="00000000" w:rsidP="00000000" w:rsidRDefault="00000000" w:rsidRPr="00000000" w14:paraId="000000F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Thực hiện quy chế quản lý khu bảo tồn;</w:t>
      </w:r>
    </w:p>
    <w:p w:rsidR="00000000" w:rsidDel="00000000" w:rsidP="00000000" w:rsidRDefault="00000000" w:rsidRPr="00000000" w14:paraId="000000F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Quyền và nghĩa vụ khác theo quy định của pháp luật. </w:t>
      </w:r>
    </w:p>
    <w:p w:rsidR="00000000" w:rsidDel="00000000" w:rsidP="00000000" w:rsidRDefault="00000000" w:rsidRPr="00000000" w14:paraId="000000F5">
      <w:pPr>
        <w:spacing w:after="60" w:before="6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Chính phủ quy định cụ thể việc thực hiện Điều này.</w:t>
      </w:r>
      <w:r w:rsidDel="00000000" w:rsidR="00000000" w:rsidRPr="00000000">
        <w:rPr>
          <w:rtl w:val="0"/>
        </w:rPr>
      </w:r>
    </w:p>
    <w:p w:rsidR="00000000" w:rsidDel="00000000" w:rsidP="00000000" w:rsidRDefault="00000000" w:rsidRPr="00000000" w14:paraId="000000F6">
      <w:pPr>
        <w:spacing w:after="60" w:before="6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31.</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Quyền và nghĩa vụ của tổ chức, cá nhân có hoạt động hợp pháp trong khu bảo tồn</w:t>
      </w:r>
    </w:p>
    <w:p w:rsidR="00000000" w:rsidDel="00000000" w:rsidP="00000000" w:rsidRDefault="00000000" w:rsidRPr="00000000" w14:paraId="000000F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Tổ chức, cá nhân có hoạt động hợp pháp trong khu bảo tồn có các quyền và nghĩa vụ sau đây:</w:t>
      </w:r>
    </w:p>
    <w:p w:rsidR="00000000" w:rsidDel="00000000" w:rsidP="00000000" w:rsidRDefault="00000000" w:rsidRPr="00000000" w14:paraId="000000F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Khai thác nguồn lợi hợp pháp trong khu bảo tồn theo quy định của Luật này, quy chế quản lý khu bảo tồn và các quy định khác của pháp luật có liên quan; </w:t>
      </w:r>
    </w:p>
    <w:p w:rsidR="00000000" w:rsidDel="00000000" w:rsidP="00000000" w:rsidRDefault="00000000" w:rsidRPr="00000000" w14:paraId="000000F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Tiếp cận nguồn gen, chia sẻ lợi ích từ việc tiếp cận nguồn gen và các hoạt động hợp pháp khác trong khu bảo tồn theo quy định của pháp luật;</w:t>
      </w:r>
    </w:p>
    <w:p w:rsidR="00000000" w:rsidDel="00000000" w:rsidP="00000000" w:rsidRDefault="00000000" w:rsidRPr="00000000" w14:paraId="000000F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Thực hiện quy chế quản lý khu bảo tồn;</w:t>
      </w:r>
    </w:p>
    <w:p w:rsidR="00000000" w:rsidDel="00000000" w:rsidP="00000000" w:rsidRDefault="00000000" w:rsidRPr="00000000" w14:paraId="000000F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Tiến hành các hoạt động khác theo quy định của pháp luật;</w:t>
      </w:r>
    </w:p>
    <w:p w:rsidR="00000000" w:rsidDel="00000000" w:rsidP="00000000" w:rsidRDefault="00000000" w:rsidRPr="00000000" w14:paraId="000000F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5. Quyền và nghĩa vụ khác theo quy định của pháp luật.</w:t>
      </w:r>
    </w:p>
    <w:p w:rsidR="00000000" w:rsidDel="00000000" w:rsidP="00000000" w:rsidRDefault="00000000" w:rsidRPr="00000000" w14:paraId="000000FD">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32. Quản lý vùng đệm của khu bảo tồn</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tl w:val="0"/>
        </w:rPr>
      </w:r>
    </w:p>
    <w:p w:rsidR="00000000" w:rsidDel="00000000" w:rsidP="00000000" w:rsidRDefault="00000000" w:rsidRPr="00000000" w14:paraId="000000FE">
      <w:pPr>
        <w:widowControl w:val="0"/>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Vị trí, diện tích vùng đệm được quy định trong quyết định thành lập khu bảo tồn và phải được xác định trên bản đồ hiện trạng sử dụng đất hoặc xác định tọa độ trên mặt nước biển. </w:t>
      </w:r>
    </w:p>
    <w:p w:rsidR="00000000" w:rsidDel="00000000" w:rsidP="00000000" w:rsidRDefault="00000000" w:rsidRPr="00000000" w14:paraId="000000F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Mọi hoạt động trong vùng đệm phải tuân thủ quy chế quản lý vùng đệm do Thủ tướng Chính phủ ban hành.</w:t>
      </w:r>
    </w:p>
    <w:p w:rsidR="00000000" w:rsidDel="00000000" w:rsidP="00000000" w:rsidRDefault="00000000" w:rsidRPr="00000000" w14:paraId="0000010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Chủ dự án đầu tư trong vùng đệm của khu bảo tồn phải lập báo cáo đánh giá tác động môi trường trình Hội đồng thẩm định theo quy định của pháp luật về bảo vệ môi trường; trong thành phần Hội đồng thẩm định phải có đại diện ban quản lý khu bảo tồn.</w:t>
      </w:r>
    </w:p>
    <w:p w:rsidR="00000000" w:rsidDel="00000000" w:rsidP="00000000" w:rsidRDefault="00000000" w:rsidRPr="00000000" w14:paraId="0000010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Trường hợp dự án đầu tư trong vùng đệm tiềm ẩn nguy cơ xảy ra sự cố môi trường hoặc phát tán chất thải độc hại thì quyết định phê duyệt báo cáo đánh giá tác động môi trường phải xác định khoảng cách an toàn để không gây tác động xấu đến khu bảo tồn, tổ chức được giao quản lý khu bảo tồn.</w:t>
      </w:r>
    </w:p>
    <w:p w:rsidR="00000000" w:rsidDel="00000000" w:rsidP="00000000" w:rsidRDefault="00000000" w:rsidRPr="00000000" w14:paraId="00000102">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33. Báo cáo về hiện trạng đa dạng sinh học của khu bảo tồn</w:t>
      </w:r>
    </w:p>
    <w:p w:rsidR="00000000" w:rsidDel="00000000" w:rsidP="00000000" w:rsidRDefault="00000000" w:rsidRPr="00000000" w14:paraId="0000010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Định kỳ 3 năm một lần, Ban quản lý khu bảo tồn, tổ chức được giao quản lý khu bảo tồn có trách nhiệm báo cáo hiện trạng đa dạng sinh học của</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khu bảo tồn với cơ quan nhà nước có thẩm quyền quản lý khu bảo tồn quy định tại khoản 1 Điều 27 của Luật này.</w:t>
      </w:r>
    </w:p>
    <w:p w:rsidR="00000000" w:rsidDel="00000000" w:rsidP="00000000" w:rsidRDefault="00000000" w:rsidRPr="00000000" w14:paraId="0000010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Báo cáo hiện trạng đa dạng sinh học của khu bảo tồn phải có các nội dung chủ yếu sau đây:</w:t>
      </w:r>
    </w:p>
    <w:p w:rsidR="00000000" w:rsidDel="00000000" w:rsidP="00000000" w:rsidRDefault="00000000" w:rsidRPr="00000000" w14:paraId="0000010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Thực trạng, tình trạng phục hồi và  kế hoạch phục hồi các hệ sinh thái tự nhiên trong khu bảo tồn;</w:t>
      </w:r>
    </w:p>
    <w:p w:rsidR="00000000" w:rsidDel="00000000" w:rsidP="00000000" w:rsidRDefault="00000000" w:rsidRPr="00000000" w14:paraId="0000010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Thực trạng và kế hoạch bảo tồn các loài thuộc Danh mục loài nguy cấp, quý, hiếm được ưu tiên bảo vệ trong khu bảo tồn; </w:t>
      </w:r>
    </w:p>
    <w:p w:rsidR="00000000" w:rsidDel="00000000" w:rsidP="00000000" w:rsidRDefault="00000000" w:rsidRPr="00000000" w14:paraId="0000010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Yêu cầu đặt ra đối với bảo tồn đa dạng sinh học trong khu bảo tồn;</w:t>
      </w:r>
    </w:p>
    <w:p w:rsidR="00000000" w:rsidDel="00000000" w:rsidP="00000000" w:rsidRDefault="00000000" w:rsidRPr="00000000" w14:paraId="0000010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Hiện trạng sử dụng đất trong khu bảo tồn.</w:t>
      </w:r>
    </w:p>
    <w:p w:rsidR="00000000" w:rsidDel="00000000" w:rsidP="00000000" w:rsidRDefault="00000000" w:rsidRPr="00000000" w14:paraId="00000109">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10A">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2</w:t>
      </w:r>
    </w:p>
    <w:p w:rsidR="00000000" w:rsidDel="00000000" w:rsidP="00000000" w:rsidRDefault="00000000" w:rsidRPr="00000000" w14:paraId="0000010B">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PHÁT TRIỂN BỀN VỮNG CÁC HỆ SINH THÁI TỰ NHIÊN</w:t>
      </w:r>
    </w:p>
    <w:p w:rsidR="00000000" w:rsidDel="00000000" w:rsidP="00000000" w:rsidRDefault="00000000" w:rsidRPr="00000000" w14:paraId="0000010C">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34. Điều tra, đánh giá và xác lập chế độ phát triển bền vững các hệ sinh thái tự nhiên</w:t>
      </w:r>
    </w:p>
    <w:p w:rsidR="00000000" w:rsidDel="00000000" w:rsidP="00000000" w:rsidRDefault="00000000" w:rsidRPr="00000000" w14:paraId="0000010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Các hệ sinh thái tự nhiên phải được điều tra, đánh giá và xác lập chế độ phát triển bền vững.</w:t>
      </w:r>
    </w:p>
    <w:p w:rsidR="00000000" w:rsidDel="00000000" w:rsidP="00000000" w:rsidRDefault="00000000" w:rsidRPr="00000000" w14:paraId="0000010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Hệ sinh thái rừng tự nhiên phải được điều tra, đánh giá và xác lập chế độ phát triển bền vững theo quy định của pháp luật về bảo vệ và phát triển rừng và các quy định khác của pháp luật có liên quan.</w:t>
      </w:r>
    </w:p>
    <w:p w:rsidR="00000000" w:rsidDel="00000000" w:rsidP="00000000" w:rsidRDefault="00000000" w:rsidRPr="00000000" w14:paraId="0000010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Hệ sinh thái tự nhiên trên biển phải được điều tra, đánh giá và xác lập chế độ phát triển bền vững theo quy định của pháp luật về thủy sản và các quy định khác của pháp luật có liên quan. </w:t>
      </w:r>
    </w:p>
    <w:p w:rsidR="00000000" w:rsidDel="00000000" w:rsidP="00000000" w:rsidRDefault="00000000" w:rsidRPr="00000000" w14:paraId="0000011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Hệ sinh thái tự nhiên trên các vùng đất ngập nước tự nhiên, vùng núi đá vôi, vùng đất chưa sử dụng không thuộc đối tượng quy định tại khoản 2 và khoản 3 Điều này được điều tra, đánh giá và xác lập chế độ phát triển bền vững theo quy định tại Điều 35 và Điều 36 của Luật này và các quy định khác của pháp luật có liên quan.</w:t>
      </w:r>
    </w:p>
    <w:p w:rsidR="00000000" w:rsidDel="00000000" w:rsidP="00000000" w:rsidRDefault="00000000" w:rsidRPr="00000000" w14:paraId="00000111">
      <w:pPr>
        <w:spacing w:after="120" w:before="12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35. Phát triển bền vững hệ sinh thái tự nhiên trên vùng đất ngập nước tự nhiên </w:t>
      </w:r>
    </w:p>
    <w:p w:rsidR="00000000" w:rsidDel="00000000" w:rsidP="00000000" w:rsidRDefault="00000000" w:rsidRPr="00000000" w14:paraId="0000011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Đất ngập nước tự nhiên là vùng đầm lầy, than bùn hoặc vùng nước thường xuyên hoặc tạm thời, kể cả vùng biển có độ sâu không quá 6 mét khi ngấn nước thủy triều thấp nhất.</w:t>
      </w:r>
    </w:p>
    <w:p w:rsidR="00000000" w:rsidDel="00000000" w:rsidP="00000000" w:rsidRDefault="00000000" w:rsidRPr="00000000" w14:paraId="0000011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Việc thống kê, kiểm kê vùng đất ngập nước tự nhiên được thực hiện theo quy định của pháp luật về đất đai.</w:t>
      </w:r>
    </w:p>
    <w:p w:rsidR="00000000" w:rsidDel="00000000" w:rsidP="00000000" w:rsidRDefault="00000000" w:rsidRPr="00000000" w14:paraId="0000011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Ủy ban nhân dân cấp tỉnh điều tra, thống kê, kiểm kê, đánh giá hiện trạng đa dạng sinh học, xác lập chế độ phát triển bền vững hệ sinh thái tự nhiên và xác lập vị trí, diện tích vùng đất ngập nước tự nhiên trên bản đồ hiện trạng sử dụng đất hoặc tọa độ trên mặt nước biển.</w:t>
      </w:r>
    </w:p>
    <w:p w:rsidR="00000000" w:rsidDel="00000000" w:rsidP="00000000" w:rsidRDefault="00000000" w:rsidRPr="00000000" w14:paraId="00000115">
      <w:pPr>
        <w:spacing w:after="120" w:before="12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36. Phát triển bền vững hệ sinh thái tự nhiên trên vùng núi đá vôi và vùng đất chưa sử dụng không thuộc hệ sinh thái rừng </w:t>
      </w:r>
    </w:p>
    <w:p w:rsidR="00000000" w:rsidDel="00000000" w:rsidP="00000000" w:rsidRDefault="00000000" w:rsidRPr="00000000" w14:paraId="00000116">
      <w:pPr>
        <w:spacing w:after="60" w:before="60" w:lineRule="auto"/>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1. Vùng núi đá vôi và vùng đất chưa sử dụng không thuộc hệ sinh thái rừng có hệ sinh thái tự nhiên đặc thù hoặc đại diện cho một vùng phải được điều tra, đánh giá hiện trạng đa dạng sinh học và xác lập chế độ phát triển bền vững.</w:t>
      </w:r>
      <w:r w:rsidDel="00000000" w:rsidR="00000000" w:rsidRPr="00000000">
        <w:rPr>
          <w:rtl w:val="0"/>
        </w:rPr>
      </w:r>
    </w:p>
    <w:p w:rsidR="00000000" w:rsidDel="00000000" w:rsidP="00000000" w:rsidRDefault="00000000" w:rsidRPr="00000000" w14:paraId="0000011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Ủy ban nhân dân cấp tỉnh điều tra, thống kê, đánh giá hiện trạng đa dạng sinh học và xác lập chế độ phát triển bền vững hệ sinh thái tự nhiên trên vùng núi đá vôi và vùng đất chưa sử dụng</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không thuộc hệ sinh thái rừng.</w:t>
      </w:r>
      <w:r w:rsidDel="00000000" w:rsidR="00000000" w:rsidRPr="00000000">
        <w:rPr>
          <w:rFonts w:ascii="Times New Roman" w:cs="Times New Roman" w:eastAsia="Times New Roman" w:hAnsi="Times New Roman"/>
          <w:color w:val="0000ff"/>
          <w:sz w:val="24"/>
          <w:szCs w:val="24"/>
          <w:u w:val="single"/>
          <w:rtl w:val="0"/>
          <w:rPrChange w:author="ThaiNN" w:id="41" w:date="2008-12-09T15:09:00Z">
            <w:rPr>
              <w:rFonts w:ascii="Times New Roman" w:cs="Times New Roman" w:eastAsia="Times New Roman" w:hAnsi="Times New Roman"/>
              <w:sz w:val="24"/>
              <w:szCs w:val="24"/>
              <w:u w:val="single"/>
            </w:rPr>
          </w:rPrChange>
        </w:rPr>
        <w:t xml:space="preserve"> </w:t>
      </w: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119">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CHƯƠNG IV</w:t>
      </w:r>
    </w:p>
    <w:p w:rsidR="00000000" w:rsidDel="00000000" w:rsidP="00000000" w:rsidRDefault="00000000" w:rsidRPr="00000000" w14:paraId="0000011A">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BẢO TỒN VÀ PHÁT TRIỂN BỀN VỮNG  CÁC LOÀI SINH VẬT</w:t>
      </w:r>
    </w:p>
    <w:p w:rsidR="00000000" w:rsidDel="00000000" w:rsidP="00000000" w:rsidRDefault="00000000" w:rsidRPr="00000000" w14:paraId="0000011B">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1</w:t>
      </w:r>
    </w:p>
    <w:p w:rsidR="00000000" w:rsidDel="00000000" w:rsidP="00000000" w:rsidRDefault="00000000" w:rsidRPr="00000000" w14:paraId="0000011D">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BẢO VỆ LOÀI THUỘC DANH MỤC LOÀI</w:t>
        <w:br w:type="textWrapping"/>
        <w:t xml:space="preserve">NGUY CẤP, QUÝ, HIẾM  ĐƯỢC ƯU TIÊN BẢO VỆ</w:t>
      </w:r>
    </w:p>
    <w:p w:rsidR="00000000" w:rsidDel="00000000" w:rsidP="00000000" w:rsidRDefault="00000000" w:rsidRPr="00000000" w14:paraId="0000011E">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11F">
      <w:pPr>
        <w:spacing w:after="120" w:before="12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37. Loài được đưa vào Danh mục loài nguy cấp, quý, hiếm được ưu tiên bảo vệ</w:t>
      </w:r>
    </w:p>
    <w:p w:rsidR="00000000" w:rsidDel="00000000" w:rsidP="00000000" w:rsidRDefault="00000000" w:rsidRPr="00000000" w14:paraId="00000120">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1. Loài được xem xét đưa vào Danh mục loài nguy cấp, quý, hiếm được ưu tiên bảo vệ bao gồm:</w:t>
      </w:r>
    </w:p>
    <w:p w:rsidR="00000000" w:rsidDel="00000000" w:rsidP="00000000" w:rsidRDefault="00000000" w:rsidRPr="00000000" w14:paraId="0000012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Loài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color w:val="000000"/>
              <w:sz w:val="24"/>
              <w:szCs w:val="24"/>
            </w:rPr>
          </w:rPrChange>
        </w:rPr>
        <w:t xml:space="preserve">động vật, thực vật hoang dã nguy cấp, quý, hiếm</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w:t>
      </w:r>
    </w:p>
    <w:p w:rsidR="00000000" w:rsidDel="00000000" w:rsidP="00000000" w:rsidRDefault="00000000" w:rsidRPr="00000000" w14:paraId="0000012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Giống cây trồng, giống vật nuôi, vi sinh vật và nấm nguy cấp, quý, hiếm. </w:t>
      </w:r>
    </w:p>
    <w:p w:rsidR="00000000" w:rsidDel="00000000" w:rsidP="00000000" w:rsidRDefault="00000000" w:rsidRPr="00000000" w14:paraId="00000123">
      <w:pPr>
        <w:tabs>
          <w:tab w:val="left" w:leader="none" w:pos="1400"/>
        </w:tabs>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Chính phủ quy định cụ thể tiêu chí xác định loài và chế độ quản lý, bảo vệ loài thuộc Danh mục loài nguy cấp, quý, hiếm được ưu tiên bảo vệ; ban hành Danh mục loài nguy cấp, quý, hiếm được ưu tiên bảo vệ.</w:t>
      </w:r>
    </w:p>
    <w:p w:rsidR="00000000" w:rsidDel="00000000" w:rsidP="00000000" w:rsidRDefault="00000000" w:rsidRPr="00000000" w14:paraId="00000124">
      <w:pPr>
        <w:spacing w:after="120" w:before="12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38. Đề nghị đưa vào hoặc đưa ra khỏi Danh mục loài nguy cấp, quý, hiếm được ưu tiên bảo vệ</w:t>
      </w:r>
    </w:p>
    <w:p w:rsidR="00000000" w:rsidDel="00000000" w:rsidP="00000000" w:rsidRDefault="00000000" w:rsidRPr="00000000" w14:paraId="0000012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Căn cứ vào quy định tại Điều 37 của Luật này, tổ chức, cá nhân sau đây có quyền đề nghị loài được đưa vào hoặc đưa ra khỏi Danh mục loài nguy cấp, quý, hiếm được ưu tiên bảo vệ:</w:t>
      </w:r>
    </w:p>
    <w:p w:rsidR="00000000" w:rsidDel="00000000" w:rsidP="00000000" w:rsidRDefault="00000000" w:rsidRPr="00000000" w14:paraId="0000012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Tổ chức, cá nhân thực hiện đề tài, dự án điều tra, nghiên cứu về loài sinh vật ở Việt Nam;</w:t>
      </w:r>
    </w:p>
    <w:p w:rsidR="00000000" w:rsidDel="00000000" w:rsidP="00000000" w:rsidRDefault="00000000" w:rsidRPr="00000000" w14:paraId="0000012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Tổ chức, cá nhân được giao quản lý rừng, khu bảo tồn, vùng đất ngập nước, biển và hệ sinh thái tự nhiên khác;</w:t>
      </w:r>
    </w:p>
    <w:p w:rsidR="00000000" w:rsidDel="00000000" w:rsidP="00000000" w:rsidRDefault="00000000" w:rsidRPr="00000000" w14:paraId="0000012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Hội, hiệp hội và tổ chức khác về khoa học và công nghệ, môi trường.</w:t>
      </w:r>
    </w:p>
    <w:p w:rsidR="00000000" w:rsidDel="00000000" w:rsidP="00000000" w:rsidRDefault="00000000" w:rsidRPr="00000000" w14:paraId="0000012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Đề nghị đưa vào hoặc đưa ra khỏi Danh mục loài nguy cấp, quý, hiếm được ưu tiên bảo vệ phải được lập thành hồ sơ gửi bộ, cơ quan ngang bộ có liên quan để tổ chức thẩm định theo quy định tại khoản 1 Điều 39 của Luật này.   </w:t>
      </w:r>
    </w:p>
    <w:p w:rsidR="00000000" w:rsidDel="00000000" w:rsidP="00000000" w:rsidRDefault="00000000" w:rsidRPr="00000000" w14:paraId="0000012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Hồ sơ đề nghị đưa vào hoặc đưa ra khỏi</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Danh mục loài nguy cấp, quý, hiếm được ưu tiên bảo vệ gồm có:   </w:t>
      </w:r>
    </w:p>
    <w:p w:rsidR="00000000" w:rsidDel="00000000" w:rsidP="00000000" w:rsidRDefault="00000000" w:rsidRPr="00000000" w14:paraId="0000012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Tên phổ thông, tên bản địa, tên khoa học của loài được đề nghị;</w:t>
      </w:r>
    </w:p>
    <w:p w:rsidR="00000000" w:rsidDel="00000000" w:rsidP="00000000" w:rsidRDefault="00000000" w:rsidRPr="00000000" w14:paraId="0000012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Vùng phân bố, số lượng cá thể ước tính, điều kiện sống và tình trạng nơi sinh sống tự nhiên thường xuyên hoặc theo mùa của loài được đề nghị;</w:t>
      </w:r>
    </w:p>
    <w:p w:rsidR="00000000" w:rsidDel="00000000" w:rsidP="00000000" w:rsidRDefault="00000000" w:rsidRPr="00000000" w14:paraId="0000012D">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c) Các đặc tính cơ bản, tính đặc hữu, giá trị đặc biệt về khoa học, y tế, kinh tế, sinh thái, cảnh quan, môi trường hoặc văn hoá - lịch sử của loài được đề nghị;</w:t>
      </w:r>
    </w:p>
    <w:p w:rsidR="00000000" w:rsidDel="00000000" w:rsidP="00000000" w:rsidRDefault="00000000" w:rsidRPr="00000000" w14:paraId="0000012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Mức độ bị đe dọa tuyệt chủng của loài được đề nghị; </w:t>
      </w:r>
    </w:p>
    <w:p w:rsidR="00000000" w:rsidDel="00000000" w:rsidP="00000000" w:rsidRDefault="00000000" w:rsidRPr="00000000" w14:paraId="0000012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Chế độ quản lý, bảo vệ và yêu cầu đặc thù khác;</w:t>
      </w:r>
    </w:p>
    <w:p w:rsidR="00000000" w:rsidDel="00000000" w:rsidP="00000000" w:rsidRDefault="00000000" w:rsidRPr="00000000" w14:paraId="0000013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Kết quả tự đánh giá và đề nghị việc đưa vào hoặc đưa ra khỏi Danh mục loài nguy cấp, quý, hiếm được ưu tiên bảo vệ.</w:t>
      </w:r>
    </w:p>
    <w:p w:rsidR="00000000" w:rsidDel="00000000" w:rsidP="00000000" w:rsidRDefault="00000000" w:rsidRPr="00000000" w14:paraId="0000013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39. Thẩm định hồ sơ đề nghị đưa vào hoặc đưa ra khỏi Danh mục loài nguy cấp, quý, hiếm</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được ưu tiên bảo vệ</w:t>
      </w:r>
    </w:p>
    <w:p w:rsidR="00000000" w:rsidDel="00000000" w:rsidP="00000000" w:rsidRDefault="00000000" w:rsidRPr="00000000" w14:paraId="0000013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Bộ, cơ quan ngang bộ sau khi nhận được hồ sơ hợp lệ phải tổ chức Hội đồng thẩm định hồ sơ đề nghị đưa vào hoặc đưa ra khỏi</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Danh mục loài nguy cấp, quý, hiếm được ưu tiên bảo vệ gửi Bộ Tài nguyên và Môi trường để lập Danh mục loài nguy cấp, quý, hiếm được ưu tiên bảo vệ trình Chính phủ quyết định. </w:t>
      </w:r>
    </w:p>
    <w:p w:rsidR="00000000" w:rsidDel="00000000" w:rsidP="00000000" w:rsidRDefault="00000000" w:rsidRPr="00000000" w14:paraId="0000013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Chính phủ quy định cụ thể trình tự, thủ tục thẩm định hồ sơ đề nghị đưa vào hoặc đưa ra khỏi</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Danh mục loài nguy cấp, quý, hiếm được ưu tiên bảo vệ.</w:t>
      </w:r>
    </w:p>
    <w:p w:rsidR="00000000" w:rsidDel="00000000" w:rsidP="00000000" w:rsidRDefault="00000000" w:rsidRPr="00000000" w14:paraId="00000134">
      <w:pPr>
        <w:spacing w:after="120" w:before="12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40. Quyết định loài được đưa vào hoặc đưa ra khỏi Danh mục loài nguy cấp, quý, hiếm</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được ưu tiên bảo vệ</w:t>
      </w:r>
    </w:p>
    <w:p w:rsidR="00000000" w:rsidDel="00000000" w:rsidP="00000000" w:rsidRDefault="00000000" w:rsidRPr="00000000" w14:paraId="00000135">
      <w:pPr>
        <w:spacing w:after="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Chính phủ quyết định loài được đưa vào hoặc đưa ra khỏi Danh mục loài nguy cấp, quý hiếm được ưu tiên bảo vệ với các nội dung chính sau đây:</w:t>
      </w:r>
    </w:p>
    <w:p w:rsidR="00000000" w:rsidDel="00000000" w:rsidP="00000000" w:rsidRDefault="00000000" w:rsidRPr="00000000" w14:paraId="00000136">
      <w:pPr>
        <w:spacing w:after="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Tên loài; </w:t>
      </w:r>
    </w:p>
    <w:p w:rsidR="00000000" w:rsidDel="00000000" w:rsidP="00000000" w:rsidRDefault="00000000" w:rsidRPr="00000000" w14:paraId="00000137">
      <w:pPr>
        <w:spacing w:after="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Đặc tính cơ bản của loài;</w:t>
      </w:r>
    </w:p>
    <w:p w:rsidR="00000000" w:rsidDel="00000000" w:rsidP="00000000" w:rsidRDefault="00000000" w:rsidRPr="00000000" w14:paraId="00000138">
      <w:pPr>
        <w:spacing w:after="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Chế độ quản lý, bảo vệ đặc thù.</w:t>
      </w:r>
    </w:p>
    <w:p w:rsidR="00000000" w:rsidDel="00000000" w:rsidP="00000000" w:rsidRDefault="00000000" w:rsidRPr="00000000" w14:paraId="00000139">
      <w:pPr>
        <w:spacing w:after="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Danh mục loài nguy cấp, quý, hiếm được ưu tiên bảo vệ phải được công bố công khai trên phương tiện thông tin đại chúng.</w:t>
      </w:r>
    </w:p>
    <w:p w:rsidR="00000000" w:rsidDel="00000000" w:rsidP="00000000" w:rsidRDefault="00000000" w:rsidRPr="00000000" w14:paraId="0000013A">
      <w:pPr>
        <w:spacing w:after="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Định kỳ 3 năm một lần hoặc khi có nhu cầu, loài thuộc Danh mục loài nguy cấp, quý, hiếm được ưu tiên bảo vệ phải được điều tra, đánh giá quần thể để sửa đổi, bổ sung.</w:t>
      </w:r>
    </w:p>
    <w:p w:rsidR="00000000" w:rsidDel="00000000" w:rsidP="00000000" w:rsidRDefault="00000000" w:rsidRPr="00000000" w14:paraId="0000013B">
      <w:pPr>
        <w:spacing w:after="120" w:before="12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41. Bảo tồn loài thuộc Danh mục loài nguy cấp, quý, hiếm được ưu tiên bảo vệ</w:t>
      </w:r>
    </w:p>
    <w:p w:rsidR="00000000" w:rsidDel="00000000" w:rsidP="00000000" w:rsidRDefault="00000000" w:rsidRPr="00000000" w14:paraId="0000013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Khu vực có loài thuộc Danh mục loài nguy cấp, quý, hiếm được ưu tiên bảo vệ quy định tại điểm a khoản 1 Điều 37 của Luật này</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sinh sống tự nhiên thường xuyên hoặc theo mùa phải được điều tra, đánh giá để lập dự án thành lập khu bảo tồn. </w:t>
      </w:r>
    </w:p>
    <w:p w:rsidR="00000000" w:rsidDel="00000000" w:rsidP="00000000" w:rsidRDefault="00000000" w:rsidRPr="00000000" w14:paraId="0000013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Nhà nước thành lập hoặc giao cho tổ chức, cá nhân thành lập cơ sở bảo tồn đa dạng sinh học để bảo tồn loài thuộc Danh mục loài nguy cấp, quý, hiếm được ưu tiên bảo vệ. </w:t>
      </w:r>
    </w:p>
    <w:p w:rsidR="00000000" w:rsidDel="00000000" w:rsidP="00000000" w:rsidRDefault="00000000" w:rsidRPr="00000000" w14:paraId="0000013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Việc đưa loài thuộc Danh mục loài nguy cấp, quý, hiếm được ưu tiên bảo vệ vào nuôi, trồng tại cơ sở bảo tồn đa dạng sinh học và việc thả loài thuộc Danh mục loài nguy cấp, quý, hiếm được ưu tiên bảo vệ từ cơ sở cứu hộ vào nơi sinh sống tự nhiên của chúng phải được cơ quan nhà nước có thẩm quyền chấp thuận bằng văn bản.</w:t>
      </w:r>
    </w:p>
    <w:p w:rsidR="00000000" w:rsidDel="00000000" w:rsidP="00000000" w:rsidRDefault="00000000" w:rsidRPr="00000000" w14:paraId="0000013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Chính phủ quy định cụ thể thẩm quyền,</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trình tự, thủ tục đưa loài thuộc Danh mục loài nguy cấp, quý, hiếm được ưu tiên bảo vệ vào cơ sở bảo tồn đa dạng sinh học hoặc thả vào nơi sinh sống tự nhiên của chúng.</w:t>
      </w:r>
    </w:p>
    <w:p w:rsidR="00000000" w:rsidDel="00000000" w:rsidP="00000000" w:rsidRDefault="00000000" w:rsidRPr="00000000" w14:paraId="00000140">
      <w:pPr>
        <w:spacing w:after="120" w:before="120" w:lineRule="auto"/>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2</w:t>
      </w:r>
    </w:p>
    <w:p w:rsidR="00000000" w:rsidDel="00000000" w:rsidP="00000000" w:rsidRDefault="00000000" w:rsidRPr="00000000" w14:paraId="00000141">
      <w:pPr>
        <w:spacing w:after="120" w:before="120" w:lineRule="auto"/>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PHÁT TRIỂN BỀN VỮNG CÁC LOÀI SINH VẬT</w:t>
      </w:r>
    </w:p>
    <w:p w:rsidR="00000000" w:rsidDel="00000000" w:rsidP="00000000" w:rsidRDefault="00000000" w:rsidRPr="00000000" w14:paraId="00000142">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42. Thành lập cơ sở bảo tồn đa dạng sinh học</w:t>
      </w:r>
    </w:p>
    <w:p w:rsidR="00000000" w:rsidDel="00000000" w:rsidP="00000000" w:rsidRDefault="00000000" w:rsidRPr="00000000" w14:paraId="00000143">
      <w:pPr>
        <w:spacing w:after="4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Cơ sở bảo tồn đa dạng sinh học được thành lập nhằm mục đích bảo tồn đa dạng sinh học, nghiên cứu khoa học, du lịch sinh thái, bao gồm:</w:t>
      </w:r>
    </w:p>
    <w:p w:rsidR="00000000" w:rsidDel="00000000" w:rsidP="00000000" w:rsidRDefault="00000000" w:rsidRPr="00000000" w14:paraId="00000144">
      <w:pPr>
        <w:spacing w:after="4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Cơ sở nuôi, trồng loài thuộc Danh mục loài nguy cấp, quý, hiếm được ưu tiên bảo vệ; </w:t>
      </w:r>
    </w:p>
    <w:p w:rsidR="00000000" w:rsidDel="00000000" w:rsidP="00000000" w:rsidRDefault="00000000" w:rsidRPr="00000000" w14:paraId="00000145">
      <w:pPr>
        <w:spacing w:after="4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Cơ sở cứu hộ loài hoang dã;</w:t>
      </w:r>
    </w:p>
    <w:p w:rsidR="00000000" w:rsidDel="00000000" w:rsidP="00000000" w:rsidRDefault="00000000" w:rsidRPr="00000000" w14:paraId="00000146">
      <w:pPr>
        <w:spacing w:after="40" w:before="2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c) Cơ sở lưu giữ giống cây trồng, vật nuôi, vi sinh vật và nấm đặc hữu, nguy cấp, quý, hiếm có giá trị đặc biệt về khoa học, y tế, kinh tế, sinh thái, cảnh quan, môi trường hoặc văn hóa - lịch sử; cơ sở lưu giữ, bảo quản nguồn gen và mẫu vật di truyền.</w:t>
      </w:r>
    </w:p>
    <w:p w:rsidR="00000000" w:rsidDel="00000000" w:rsidP="00000000" w:rsidRDefault="00000000" w:rsidRPr="00000000" w14:paraId="00000147">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Cơ sở có đủ các điều kiện sau đây được cấp giấy chứng nhận cơ sở bảo tồn đa dạng sinh học:</w:t>
      </w:r>
    </w:p>
    <w:p w:rsidR="00000000" w:rsidDel="00000000" w:rsidP="00000000" w:rsidRDefault="00000000" w:rsidRPr="00000000" w14:paraId="00000148">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Diện tích đất, chuồng trại, cơ sở vật chất đáp ứng yêu cầu về nuôi, trồng, nuôi sinh sản loài thuộc Danh mục loài nguy cấp, quý, hiếm được ưu tiên bảo vệ; cứu hộ loài hoang dã; lưu giữ, bảo quản nguồn gen và mẫu vật di truyền; </w:t>
      </w:r>
    </w:p>
    <w:p w:rsidR="00000000" w:rsidDel="00000000" w:rsidP="00000000" w:rsidRDefault="00000000" w:rsidRPr="00000000" w14:paraId="00000149">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Cán bộ kỹ thuật có chuyên môn phù hợp;</w:t>
      </w:r>
    </w:p>
    <w:p w:rsidR="00000000" w:rsidDel="00000000" w:rsidP="00000000" w:rsidRDefault="00000000" w:rsidRPr="00000000" w14:paraId="0000014A">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Năng lực tài chính, quản lý cơ sở bảo tồn đa dạng sinh học.</w:t>
      </w:r>
    </w:p>
    <w:p w:rsidR="00000000" w:rsidDel="00000000" w:rsidP="00000000" w:rsidRDefault="00000000" w:rsidRPr="00000000" w14:paraId="0000014B">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Hồ sơ đăng ký thành lập cơ sở bảo tồn đa dạng sinh học gồm có:</w:t>
      </w:r>
    </w:p>
    <w:p w:rsidR="00000000" w:rsidDel="00000000" w:rsidP="00000000" w:rsidRDefault="00000000" w:rsidRPr="00000000" w14:paraId="0000014C">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Đơn đăng ký thành lập;</w:t>
      </w:r>
    </w:p>
    <w:p w:rsidR="00000000" w:rsidDel="00000000" w:rsidP="00000000" w:rsidRDefault="00000000" w:rsidRPr="00000000" w14:paraId="0000014D">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Dự án thành lập;</w:t>
      </w:r>
    </w:p>
    <w:p w:rsidR="00000000" w:rsidDel="00000000" w:rsidP="00000000" w:rsidRDefault="00000000" w:rsidRPr="00000000" w14:paraId="0000014E">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Giấy tờ chứng minh có đủ các điều kiện quy định tại khoản 2 Điều này.</w:t>
      </w:r>
    </w:p>
    <w:p w:rsidR="00000000" w:rsidDel="00000000" w:rsidP="00000000" w:rsidRDefault="00000000" w:rsidRPr="00000000" w14:paraId="0000014F">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Ủy ban nhân dân cấp tỉnh cấp giấy chứng nhận cơ sở bảo tồn đa dạng sinh học.</w:t>
      </w:r>
    </w:p>
    <w:p w:rsidR="00000000" w:rsidDel="00000000" w:rsidP="00000000" w:rsidRDefault="00000000" w:rsidRPr="00000000" w14:paraId="00000150">
      <w:pPr>
        <w:spacing w:after="40" w:before="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5. Chính phủ quy định cụ thể điều kiện nuôi, trồng loài thuộc Danh mục loài nguy cấp, quý, hiếm được ưu tiên bảo vệ, cứu hộ loài hoang dã, lưu giữ giống cây trồng, vật nuôi, vi sinh vật và nấm đặc hữu, lưu giữ, bảo quản nguồn gen và mẫu vật di truyền, đăng ký thành lập, cấp, thu hồi giấy chứng nhận cơ sở bảo tồn đa dạng sinh học.</w:t>
      </w:r>
    </w:p>
    <w:p w:rsidR="00000000" w:rsidDel="00000000" w:rsidP="00000000" w:rsidRDefault="00000000" w:rsidRPr="00000000" w14:paraId="0000015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43. Quyền và nghĩa vụ của tổ chức, cá nhân quản lý cơ sở bảo tồn đa dạng sinh học</w:t>
      </w:r>
    </w:p>
    <w:p w:rsidR="00000000" w:rsidDel="00000000" w:rsidP="00000000" w:rsidRDefault="00000000" w:rsidRPr="00000000" w14:paraId="0000015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Tổ chức, cá nhân quản lý cơ sở bảo tồn đa dạng sinh học có các quyền sau đây:</w:t>
      </w:r>
    </w:p>
    <w:p w:rsidR="00000000" w:rsidDel="00000000" w:rsidP="00000000" w:rsidRDefault="00000000" w:rsidRPr="00000000" w14:paraId="0000015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Hưởng chính sách, cơ chế ưu đãi, hỗ trợ của Nhà nước theo quy định của pháp luật;</w:t>
      </w:r>
    </w:p>
    <w:p w:rsidR="00000000" w:rsidDel="00000000" w:rsidP="00000000" w:rsidRDefault="00000000" w:rsidRPr="00000000" w14:paraId="0000015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Tiếp nhận, thực hiện dự án hỗ trợ từ tổ chức, cá nhân trong nước, tổ chức, cá nhân nước ngoài;</w:t>
      </w:r>
    </w:p>
    <w:p w:rsidR="00000000" w:rsidDel="00000000" w:rsidP="00000000" w:rsidRDefault="00000000" w:rsidRPr="00000000" w14:paraId="0000015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Hưởng các khoản thu từ hoạt động du lịch và các hoạt động khác của cơ sở bảo tồn đa dạng sinh học theo quy định của pháp luật;</w:t>
      </w:r>
    </w:p>
    <w:p w:rsidR="00000000" w:rsidDel="00000000" w:rsidP="00000000" w:rsidRDefault="00000000" w:rsidRPr="00000000" w14:paraId="0000015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Hợp đồng tiếp cận nguồn gen và chia sẻ lợi ích phát sinh từ nguồn gen do mình quản lý;</w:t>
      </w:r>
    </w:p>
    <w:p w:rsidR="00000000" w:rsidDel="00000000" w:rsidP="00000000" w:rsidRDefault="00000000" w:rsidRPr="00000000" w14:paraId="0000015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Nuôi, trồng, nuôi sinh sản, cứu hộ loài thuộc Danh mục loài nguy cấp, quý, hiếm được ưu tiên bảo vệ; lưu giữ giống cây trồng, vật nuôi, vi sinh vật và nấm đặc hữu; lưu giữ, bảo quản nguồn gen và mẫu vật di truyền;</w:t>
      </w:r>
    </w:p>
    <w:p w:rsidR="00000000" w:rsidDel="00000000" w:rsidP="00000000" w:rsidRDefault="00000000" w:rsidRPr="00000000" w14:paraId="0000015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Trao đổi, tặng cho loài thuộc Danh mục loài nguy cấp, quý, hiếm được ưu tiên bảo vệ phục vụ mục đích bảo tồn đa dạng sinh học, nghiên cứu khoa học, du lịch sinh thái theo quy định của pháp luật;</w:t>
      </w:r>
    </w:p>
    <w:p w:rsidR="00000000" w:rsidDel="00000000" w:rsidP="00000000" w:rsidRDefault="00000000" w:rsidRPr="00000000" w14:paraId="0000015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g) Quyền khác theo quy định của pháp luật.</w:t>
      </w:r>
    </w:p>
    <w:p w:rsidR="00000000" w:rsidDel="00000000" w:rsidP="00000000" w:rsidRDefault="00000000" w:rsidRPr="00000000" w14:paraId="0000015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Tổ chức, cá nhân quản lý cơ sở bảo tồn đa dạng sinh học có các nghĩa vụ sau đây:</w:t>
      </w:r>
    </w:p>
    <w:p w:rsidR="00000000" w:rsidDel="00000000" w:rsidP="00000000" w:rsidRDefault="00000000" w:rsidRPr="00000000" w14:paraId="0000015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Bảo vệ, nuôi dưỡng, chăm sóc loài thuộc Danh mục loài nguy cấp, quý, hiếm được ưu tiên bảo vệ; lưu giữ, bảo quản nguồn gen và mẫu vật di truyền;</w:t>
      </w:r>
    </w:p>
    <w:p w:rsidR="00000000" w:rsidDel="00000000" w:rsidP="00000000" w:rsidRDefault="00000000" w:rsidRPr="00000000" w14:paraId="0000015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Đăng ký, khai báo nguồn gốc loài thuộc Danh mục loài nguy cấp, quý, hiếm được ưu tiên bảo vệ với cơ quan chuyên môn của Ủy ban nhân dân cấp tỉnh; </w:t>
      </w:r>
    </w:p>
    <w:p w:rsidR="00000000" w:rsidDel="00000000" w:rsidP="00000000" w:rsidRDefault="00000000" w:rsidRPr="00000000" w14:paraId="0000015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Có biện pháp phòng dịch, chế độ chăm sóc, chữa bệnh cho các loài tại cơ sở của mình;</w:t>
      </w:r>
    </w:p>
    <w:p w:rsidR="00000000" w:rsidDel="00000000" w:rsidP="00000000" w:rsidRDefault="00000000" w:rsidRPr="00000000" w14:paraId="0000015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Tháng 12 hằng năm báo cáo Ủy ban nhân dân cấp tỉnh về tình trạng loài thuộc Danh mục loài nguy cấp, quý, hiếm được ưu tiên bảo vệ tại cơ sở của mình;</w:t>
      </w:r>
    </w:p>
    <w:p w:rsidR="00000000" w:rsidDel="00000000" w:rsidP="00000000" w:rsidRDefault="00000000" w:rsidRPr="00000000" w14:paraId="0000015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Đề nghị cơ quan nhà nước có thẩm quyền quy định tại khoản 4 Điều 41 của Luật này cho phép đưa loài thuộc Danh mục loài nguy cấp, quý, hiếm được ưu tiên bảo vệ vào nuôi, trồng tại cơ sở bảo tồn đa dạng sinh học của mình hoặc thả loài thuộc Danh mục loài nguy cấp, quý, hiếm được ưu tiên bảo vệ từ cơ sở cứu hộ của mình vào nơi sinh sống tự nhiên của chúng; </w:t>
      </w:r>
    </w:p>
    <w:p w:rsidR="00000000" w:rsidDel="00000000" w:rsidP="00000000" w:rsidRDefault="00000000" w:rsidRPr="00000000" w14:paraId="0000016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Nghĩa vụ khác theo quy định của pháp luật.</w:t>
      </w:r>
    </w:p>
    <w:p w:rsidR="00000000" w:rsidDel="00000000" w:rsidP="00000000" w:rsidRDefault="00000000" w:rsidRPr="00000000" w14:paraId="0000016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44. L</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color w:val="000000"/>
              <w:sz w:val="24"/>
              <w:szCs w:val="24"/>
            </w:rPr>
          </w:rPrChange>
        </w:rPr>
        <w:t xml:space="preserve">oài hoang dã bị cấm khai thác</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và loài hoang dã</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được khai thác có điều kiện trong tự nhiên </w:t>
      </w:r>
    </w:p>
    <w:p w:rsidR="00000000" w:rsidDel="00000000" w:rsidP="00000000" w:rsidRDefault="00000000" w:rsidRPr="00000000" w14:paraId="0000016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Việc khai thác có điều kiện loài hoang dã trong tự nhiên được thực hiện theo quy định của pháp luật về bảo vệ và phát triển rừng, pháp luật về thuỷ sản và các quy định khác của pháp luật có liên quan.</w:t>
      </w:r>
    </w:p>
    <w:p w:rsidR="00000000" w:rsidDel="00000000" w:rsidP="00000000" w:rsidRDefault="00000000" w:rsidRPr="00000000" w14:paraId="00000163">
      <w:pPr>
        <w:spacing w:after="60" w:before="60" w:lineRule="auto"/>
        <w:ind w:firstLine="720"/>
        <w:jc w:val="both"/>
        <w:rPr>
          <w:rFonts w:ascii="Times New Roman" w:cs="Times New Roman" w:eastAsia="Times New Roman" w:hAnsi="Times New Roman"/>
          <w:color w:val="0000ff"/>
          <w:sz w:val="24"/>
          <w:szCs w:val="24"/>
          <w:u w:val="single"/>
          <w:rPrChange w:author="ThaiNN" w:id="41" w:date="2008-12-09T15:09:00Z">
            <w:rPr>
              <w:rFonts w:ascii="Times New Roman" w:cs="Times New Roman" w:eastAsia="Times New Roman" w:hAnsi="Times New Roman"/>
              <w:color w:val="000000"/>
              <w:sz w:val="24"/>
              <w:szCs w:val="24"/>
              <w:u w:val="single"/>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color w:val="000000"/>
              <w:sz w:val="24"/>
              <w:szCs w:val="24"/>
            </w:rPr>
          </w:rPrChange>
        </w:rPr>
        <w:t xml:space="preserve">Bộ Nông nghiệp và Phát triển nông thôn chủ trì phối hợp với Bộ Tài nguyên và Môi trường quy định cụ thể việc bảo vệ loài hoang dã bị cấm khai thác trong tự nhiên và việc khai thác loài hoang dã được khai thác có điều kiện trong tự nhiên; định kỳ công bố Danh mục loài hoang dã bị cấm khai thác trong tự nhiên và Danh mục loài hoang dã được khai thác có điều kiện trong tự nhiên.</w:t>
      </w:r>
      <w:r w:rsidDel="00000000" w:rsidR="00000000" w:rsidRPr="00000000">
        <w:rPr>
          <w:rFonts w:ascii="Times New Roman" w:cs="Times New Roman" w:eastAsia="Times New Roman" w:hAnsi="Times New Roman"/>
          <w:color w:val="0000ff"/>
          <w:sz w:val="24"/>
          <w:szCs w:val="24"/>
          <w:u w:val="single"/>
          <w:rtl w:val="0"/>
          <w:rPrChange w:author="ThaiNN" w:id="41" w:date="2008-12-09T15:09:00Z">
            <w:rPr>
              <w:rFonts w:ascii="Times New Roman" w:cs="Times New Roman" w:eastAsia="Times New Roman" w:hAnsi="Times New Roman"/>
              <w:color w:val="000000"/>
              <w:sz w:val="24"/>
              <w:szCs w:val="24"/>
              <w:u w:val="single"/>
            </w:rPr>
          </w:rPrChange>
        </w:rPr>
        <w:t xml:space="preserve">   </w:t>
      </w:r>
    </w:p>
    <w:p w:rsidR="00000000" w:rsidDel="00000000" w:rsidP="00000000" w:rsidRDefault="00000000" w:rsidRPr="00000000" w14:paraId="00000164">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45</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Nuôi, trồng loài thuộc Danh mục loài nguy cấp, quý, hiếm được ưu tiên bảo vệ</w:t>
      </w:r>
    </w:p>
    <w:p w:rsidR="00000000" w:rsidDel="00000000" w:rsidP="00000000" w:rsidRDefault="00000000" w:rsidRPr="00000000" w14:paraId="0000016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Loài thuộc Danh mục loài nguy cấp, quý, hiếm được ưu tiên bảo vệ được nuôi, trồng tại cơ sở bảo tồn đa dạng sinh học phục vụ mục đích bảo tồn đa dạng sinh học, nghiên cứu khoa học, du lịch sinh thái theo quy định của Luật này. </w:t>
      </w:r>
    </w:p>
    <w:p w:rsidR="00000000" w:rsidDel="00000000" w:rsidP="00000000" w:rsidRDefault="00000000" w:rsidRPr="00000000" w14:paraId="0000016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Việc nuôi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color w:val="000000"/>
              <w:sz w:val="24"/>
              <w:szCs w:val="24"/>
            </w:rPr>
          </w:rPrChange>
        </w:rPr>
        <w:t xml:space="preserve">sinh sản, nuôi sinh trưởng và trồng, cấy nhân tạo một số loài thuộc Danh mục loài nguy cấp, quý, hiếm được ưu tiên bảo vệ tại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cơ sở nuôi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color w:val="000000"/>
              <w:sz w:val="24"/>
              <w:szCs w:val="24"/>
            </w:rPr>
          </w:rPrChange>
        </w:rPr>
        <w:t xml:space="preserve">sinh sản, nuôi sinh trưởng và trồng, cấy nhân tạo</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phục vụ mục đích thương mại được thực hiện theo quy định của pháp luật. </w:t>
      </w:r>
    </w:p>
    <w:p w:rsidR="00000000" w:rsidDel="00000000" w:rsidP="00000000" w:rsidRDefault="00000000" w:rsidRPr="00000000" w14:paraId="0000016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46. Trao đổi, xuất khẩu, nhập khẩu, mua, bán, tặng cho, lưu giữ, vận chuyển các loài thuộc Danh mục loài nguy cấp, quý, hiếm được ưu tiên bảo vệ và mẫu vật di truyền,</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sản phẩm của chúng</w:t>
      </w:r>
    </w:p>
    <w:p w:rsidR="00000000" w:rsidDel="00000000" w:rsidP="00000000" w:rsidRDefault="00000000" w:rsidRPr="00000000" w14:paraId="0000016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Việc trao đổi, xuất khẩu, nhập khẩu, mua, bán, tặng cho, lưu giữ, vận chuyển loài thuộc Danh mục loài nguy cấp, quý, hiếm được ưu tiên bảo vệ và mẫu vật di truyền của chúng phục vụ mục đích bảo tồn đa dạng sinh học, nghiên cứu khoa học, du lịch sinh thái; việc trao đổi, xuất khẩu, nhập khẩu, mua, bán, tặng cho, vận chuyển một số loài thuộc Danh mục loài nguy cấp, quý, hiếm được ưu tiên bảo vệ và các sản phẩm của chúng phục vụ mục đích thương mại được thực hiện theo quy định cụ thể</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của Chính phủ.</w:t>
      </w:r>
    </w:p>
    <w:p w:rsidR="00000000" w:rsidDel="00000000" w:rsidP="00000000" w:rsidRDefault="00000000" w:rsidRPr="00000000" w14:paraId="00000169">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47. Cứu hộ loài thuộc Danh mục loài nguy cấp, quý, hiếm được ưu tiên bảo vệ</w:t>
      </w:r>
    </w:p>
    <w:p w:rsidR="00000000" w:rsidDel="00000000" w:rsidP="00000000" w:rsidRDefault="00000000" w:rsidRPr="00000000" w14:paraId="0000016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Cá thể loài thuộc Danh mục loài nguy cấp, quý, hiếm được ưu tiên bảo vệ bị mất nơi sinh sống tự nhiên, bị lạc, bị thương, bị bệnh phải được đưa vào cơ sở cứu hộ để cứu chữa, nuôi dưỡng, chăm sóc và thả lại nơi sinh sống tự nhiên của chúng.</w:t>
      </w:r>
    </w:p>
    <w:p w:rsidR="00000000" w:rsidDel="00000000" w:rsidP="00000000" w:rsidRDefault="00000000" w:rsidRPr="00000000" w14:paraId="0000016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Tổ chức, cá nhân phát hiện cá thể loài thuộc Danh mục loài nguy cấp, quý, hiếm được ưu tiên bảo vệ bị mất nơi sinh sống tự nhiên, bị lạc, bị thương hoặc bị bệnh có trách nhiệm báo ngay cho Ủy ban nhân dân cấp xã hoặc cơ sở cứu hộ nơi gần nhất. Sau khi nhận được thông tin, Ủy ban nhân dân cấp xã phải kịp thời báo cáo với cơ quan chuyên môn của Ủy ban nhân dân cấp tỉnh hoặc báo cơ sở cứu hộ nơi gần nhất.</w:t>
      </w:r>
    </w:p>
    <w:p w:rsidR="00000000" w:rsidDel="00000000" w:rsidP="00000000" w:rsidRDefault="00000000" w:rsidRPr="00000000" w14:paraId="0000016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Cá thể loài thuộc Danh mục loài nguy cấp, quý, hiếm được ưu tiên bảo vệ sau khi được cứu hộ trở lại trạng thái bình thường được xem xét thả lại nơi sinh sống tự nhiên của chúng. Trường hợp cá thể loài thuộc Danh mục loài nguy cấp, quý, hiếm được ưu tiên bảo vệ bị mất nơi sinh sống tự nhiên thì được xem xét đưa vào nuôi, trồng tại cơ sở bảo tồn đa dạng sinh học phù hợp</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w:t>
      </w:r>
      <w:r w:rsidDel="00000000" w:rsidR="00000000" w:rsidRPr="00000000">
        <w:rPr>
          <w:rtl w:val="0"/>
        </w:rPr>
      </w:r>
    </w:p>
    <w:p w:rsidR="00000000" w:rsidDel="00000000" w:rsidP="00000000" w:rsidRDefault="00000000" w:rsidRPr="00000000" w14:paraId="0000016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Chính phủ quy định cụ thể việc cứu hộ loài hoang dã thuộc Danh mục loài nguy cấp, quý, hiếm được ưu tiên bảo vệ.</w:t>
      </w:r>
    </w:p>
    <w:p w:rsidR="00000000" w:rsidDel="00000000" w:rsidP="00000000" w:rsidRDefault="00000000" w:rsidRPr="00000000" w14:paraId="0000016E">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48. Bảo vệ giống cây trồng, vật nuôi đặc hữu hoặc có giá trị đang bị đe dọa tuyệt chủng</w:t>
      </w:r>
    </w:p>
    <w:p w:rsidR="00000000" w:rsidDel="00000000" w:rsidP="00000000" w:rsidRDefault="00000000" w:rsidRPr="00000000" w14:paraId="0000016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Bộ Nông nghiệp và Phát triển nông thôn chủ trì phối hợp với bộ, cơ quan ngang bộ tổ chức điều tra, đánh giá giống cây trồng, vật nuôi đặc hữu hoặc có giá trị đang bị đe doạ tuyệt chủng để đưa vào Danh mục loài nguy cấp, quý, hiếm được ưu tiên bảo vệ.</w:t>
      </w:r>
    </w:p>
    <w:p w:rsidR="00000000" w:rsidDel="00000000" w:rsidP="00000000" w:rsidRDefault="00000000" w:rsidRPr="00000000" w14:paraId="00000170">
      <w:pPr>
        <w:spacing w:after="60" w:before="6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Việc tiếp cận nguồn gen cây trồng, vật nuôi đặc hữu hoặc có giá trị đang bị đe dọa tuyệt chủng được thực hiện theo quy định tại Mục 1 và Mục 2 Chương V của Luật này và các quy định khác của pháp luật có liên quan.</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p>
    <w:p w:rsidR="00000000" w:rsidDel="00000000" w:rsidP="00000000" w:rsidRDefault="00000000" w:rsidRPr="00000000" w14:paraId="0000017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49. Bảo vệ loài vi sinh vật và nấm đặc hữu hoặc có giá trị đang bị đe doạ tuyệt chủng</w:t>
      </w:r>
    </w:p>
    <w:p w:rsidR="00000000" w:rsidDel="00000000" w:rsidP="00000000" w:rsidRDefault="00000000" w:rsidRPr="00000000" w14:paraId="0000017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Bộ Nông nghiệp và Phát triển nông thôn chủ trì phối hợp với bộ, cơ quan ngang bộ có liên quan tổ chức điều tra, đánh giá, thu thập, bảo quản loài vi sinh vật và nấm đặc hữu hoặc có giá trị đang bị đe dọa tuyệt chủng để đưa vào Danh mục loài nguy cấp, quý, hiếm được ưu tiên bảo vệ.</w:t>
      </w:r>
    </w:p>
    <w:p w:rsidR="00000000" w:rsidDel="00000000" w:rsidP="00000000" w:rsidRDefault="00000000" w:rsidRPr="00000000" w14:paraId="00000173">
      <w:pPr>
        <w:spacing w:after="60" w:before="60" w:lineRule="auto"/>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2. Việc tiếp cận nguồn gen loài vi sinh vật và nấm đặc hữu hoặc có giá trị đang bị đe dọa tuyệt chủng được thực hiện theo quy định tại Mục 1 và Mục 2 Chương V của Luật này và các quy định khác của pháp luật có liên quan.</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p>
    <w:p w:rsidR="00000000" w:rsidDel="00000000" w:rsidP="00000000" w:rsidRDefault="00000000" w:rsidRPr="00000000" w14:paraId="00000174">
      <w:pPr>
        <w:tabs>
          <w:tab w:val="left" w:leader="none" w:pos="180"/>
        </w:tabs>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175">
      <w:pPr>
        <w:tabs>
          <w:tab w:val="left" w:leader="none" w:pos="180"/>
        </w:tabs>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3</w:t>
      </w:r>
    </w:p>
    <w:p w:rsidR="00000000" w:rsidDel="00000000" w:rsidP="00000000" w:rsidRDefault="00000000" w:rsidRPr="00000000" w14:paraId="00000176">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KIỂM SOÁT LOÀI  NGOẠI LAI XÂM HẠI</w:t>
      </w:r>
    </w:p>
    <w:p w:rsidR="00000000" w:rsidDel="00000000" w:rsidP="00000000" w:rsidRDefault="00000000" w:rsidRPr="00000000" w14:paraId="0000017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50. Điều tra và lập Danh mục loài ngoại lai xâm hại </w:t>
      </w:r>
    </w:p>
    <w:p w:rsidR="00000000" w:rsidDel="00000000" w:rsidP="00000000" w:rsidRDefault="00000000" w:rsidRPr="00000000" w14:paraId="0000017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Loài ngoại lai xâm hại bao gồm loài ngoại lai xâm hại đã biết và loài ngoại lai có nguy cơ xâm hại.</w:t>
      </w:r>
    </w:p>
    <w:p w:rsidR="00000000" w:rsidDel="00000000" w:rsidP="00000000" w:rsidRDefault="00000000" w:rsidRPr="00000000" w14:paraId="0000017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Ủy ban nhân dân cấp tỉnh tổ chức điều tra để lập Danh mục loài ngoại lai xâm hại trên địa bàn và báo cáo Bộ Tài nguyên và Môi trường, Bộ Nông nghiệp và Phát triển nông thôn.</w:t>
      </w:r>
    </w:p>
    <w:p w:rsidR="00000000" w:rsidDel="00000000" w:rsidP="00000000" w:rsidRDefault="00000000" w:rsidRPr="00000000" w14:paraId="0000017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Bộ Tài nguyên và Môi trường chủ trì phối hợp với Bộ Nông nghiệp và Phát triển nông thôn, bộ, cơ quan ngang bộ khác, Ủy ban nhân dân cấp tỉnh tổ chức điều tra, xác định loài ngoại lai xâm hại, thẩm định và ban hành Danh mục loài ngoại lai xâm hại.</w:t>
      </w:r>
    </w:p>
    <w:p w:rsidR="00000000" w:rsidDel="00000000" w:rsidP="00000000" w:rsidRDefault="00000000" w:rsidRPr="00000000" w14:paraId="0000017B">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51. Kiểm soát việc nhập khẩu loài ngoại lai xâm hại, sự xâm nhập từ bên ngoài của loài ngoại lai </w:t>
      </w:r>
    </w:p>
    <w:p w:rsidR="00000000" w:rsidDel="00000000" w:rsidP="00000000" w:rsidRDefault="00000000" w:rsidRPr="00000000" w14:paraId="0000017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Cơ quan hải quan chủ trì phối hợp với các cơ quan có thẩm quyền tại cửa khẩu kiểm tra, phát hiện và xử lý vi phạm trong việc nhập khẩu loài thuộc Danh mục loài ngoại lai xâm hại.</w:t>
      </w:r>
    </w:p>
    <w:p w:rsidR="00000000" w:rsidDel="00000000" w:rsidP="00000000" w:rsidRDefault="00000000" w:rsidRPr="00000000" w14:paraId="0000017D">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2. Ủy ban nhân dân cấp tỉnh phối hợp với các cơ quan có thẩm quyền tổ chức kiểm tra, đánh giá khả năng xâm nhập của loài ngoại lai từ bên ngoài để có biện pháp phòng ngừa, kiểm soát loài ngoại lai xâm hại.</w:t>
      </w:r>
    </w:p>
    <w:p w:rsidR="00000000" w:rsidDel="00000000" w:rsidP="00000000" w:rsidRDefault="00000000" w:rsidRPr="00000000" w14:paraId="0000017E">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52. Kiểm soát việc nuôi trồng loài ngoại lai có nguy cơ xâm hại</w:t>
      </w:r>
      <w:r w:rsidDel="00000000" w:rsidR="00000000" w:rsidRPr="00000000">
        <w:rPr>
          <w:rtl w:val="0"/>
        </w:rPr>
      </w:r>
    </w:p>
    <w:p w:rsidR="00000000" w:rsidDel="00000000" w:rsidP="00000000" w:rsidRDefault="00000000" w:rsidRPr="00000000" w14:paraId="0000017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Việc nuôi trồng loài ngoại lai có nguy cơ xâm hại chỉ được tiến hành sau khi có kết quả khảo nghiệm loài ngoại lai đó không có nguy cơ xâm hại đối với đa dạng sinh học và được Ủy ban nhân dân cấp tỉnh cấp phép.</w:t>
      </w:r>
    </w:p>
    <w:p w:rsidR="00000000" w:rsidDel="00000000" w:rsidP="00000000" w:rsidRDefault="00000000" w:rsidRPr="00000000" w14:paraId="0000018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Việc nuôi trồng, phát triển loài ngoại lai</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trong khu bảo tồn chỉ được tiến hành sau khi có kết quả khảo nghiệm loài ngoại lai đó không có nguy cơ xâm hại đối với đa dạng sinh học của khu bảo tồn và phải được Ủy ban nhân dân cấp tỉnh cấp phép. </w:t>
      </w:r>
    </w:p>
    <w:p w:rsidR="00000000" w:rsidDel="00000000" w:rsidP="00000000" w:rsidRDefault="00000000" w:rsidRPr="00000000" w14:paraId="0000018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Bộ Tài nguyên và Môi trường chủ trì phối hợp với Bộ Nông nghiệp và Phát triển nông thôn, bộ, cơ quan ngang bộ có liên quan quy định việc khảo nghiệm và việc cấp phép nuôi trồng, phát triển loài ngoại lai.</w:t>
      </w:r>
    </w:p>
    <w:p w:rsidR="00000000" w:rsidDel="00000000" w:rsidP="00000000" w:rsidRDefault="00000000" w:rsidRPr="00000000" w14:paraId="00000182">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53. Kiểm soát sự lây lan, phát triển của loài ngoại lai xâm hại</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1"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1"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1. Nhà nước đầu tư, khuyến khích tổ chức, cá nhân đầu tư thực hiện các chương trình cô lập và diệt trừ loài thuộc Danh mục loài ngoại lai xâm hại. </w:t>
      </w:r>
    </w:p>
    <w:p w:rsidR="00000000" w:rsidDel="00000000" w:rsidP="00000000" w:rsidRDefault="00000000" w:rsidRPr="00000000" w14:paraId="0000018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Ủy ban nhân dân cấp tỉnh tổ chức điều tra, xác định khu vực phân bố, lập kế hoạch cô lập và diệt trừ loài thuộc Danh mục loài ngoại lai xâm hại tại địa phương.</w:t>
      </w:r>
    </w:p>
    <w:p w:rsidR="00000000" w:rsidDel="00000000" w:rsidP="00000000" w:rsidRDefault="00000000" w:rsidRPr="00000000" w14:paraId="0000018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Tổ chức, cá nhân phát hiện loài ngoại lai xâm hại phải thông báo ngay với Ủy ban nhân dân cấp xã nơi gần nhất. Sau khi nhận được thông báo, Ủy ban nhân dân cấp xã phải kịp thời báo cáo với cơ quan cấp trên trực tiếp hoặc cơ quan chuyên môn của Ủy ban nhân dân cấp tỉnh để có biện pháp kiểm soát.</w:t>
      </w:r>
    </w:p>
    <w:p w:rsidR="00000000" w:rsidDel="00000000" w:rsidP="00000000" w:rsidRDefault="00000000" w:rsidRPr="00000000" w14:paraId="00000186">
      <w:pPr>
        <w:tabs>
          <w:tab w:val="left" w:leader="none" w:pos="720"/>
        </w:tabs>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54. Công khai thông tin về loài ngoại lai xâm hại </w:t>
      </w:r>
    </w:p>
    <w:p w:rsidR="00000000" w:rsidDel="00000000" w:rsidP="00000000" w:rsidRDefault="00000000" w:rsidRPr="00000000" w14:paraId="00000187">
      <w:pPr>
        <w:tabs>
          <w:tab w:val="left" w:leader="none" w:pos="720"/>
        </w:tabs>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Bộ Tài nguyên và Môi trường, Bộ Nông nghiệp và Phát triển nông thôn, Ủy ban nhân dân cấp tỉnh có trách nhiệm công khai Danh mục loài ngoại lai xâm hại, thông tin về khu vực phân bố, mức độ xâm hại của loài ngoại lai xâm hại trên trang thông tin điện tử của mình. </w:t>
      </w:r>
    </w:p>
    <w:p w:rsidR="00000000" w:rsidDel="00000000" w:rsidP="00000000" w:rsidRDefault="00000000" w:rsidRPr="00000000" w14:paraId="00000188">
      <w:pPr>
        <w:tabs>
          <w:tab w:val="left" w:leader="none" w:pos="720"/>
        </w:tabs>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Cơ quan hải quan và các cơ quan có thẩm quyền tại cửa khẩu có trách nhiệm niêm yết Danh mục loài ngoại lai xâm hại tại cửa khẩu.</w:t>
      </w:r>
    </w:p>
    <w:p w:rsidR="00000000" w:rsidDel="00000000" w:rsidP="00000000" w:rsidRDefault="00000000" w:rsidRPr="00000000" w14:paraId="00000189">
      <w:pPr>
        <w:tabs>
          <w:tab w:val="left" w:leader="none" w:pos="720"/>
        </w:tabs>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Các cơ quan thông tin đại chúng có trách nhiệm đưa tin, tuyên truyền về  loài ngoại lai xâm hại và biện pháp kiểm soát, cô lập, diệt trừ loài ngoại lai xâm hại.</w:t>
      </w:r>
    </w:p>
    <w:p w:rsidR="00000000" w:rsidDel="00000000" w:rsidP="00000000" w:rsidRDefault="00000000" w:rsidRPr="00000000" w14:paraId="0000018A">
      <w:pPr>
        <w:tabs>
          <w:tab w:val="left" w:leader="none" w:pos="180"/>
        </w:tabs>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18B">
      <w:pPr>
        <w:tabs>
          <w:tab w:val="left" w:leader="none" w:pos="180"/>
        </w:tabs>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CHƯƠNG V</w:t>
      </w:r>
    </w:p>
    <w:p w:rsidR="00000000" w:rsidDel="00000000" w:rsidP="00000000" w:rsidRDefault="00000000" w:rsidRPr="00000000" w14:paraId="0000018C">
      <w:pPr>
        <w:tabs>
          <w:tab w:val="left" w:leader="none" w:pos="720"/>
        </w:tabs>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BẢO TỒN VÀ PHÁT TRIỂN  BỀN VỮNG  TÀI NGUYÊN DI TRUYỀN</w:t>
      </w:r>
    </w:p>
    <w:p w:rsidR="00000000" w:rsidDel="00000000" w:rsidP="00000000" w:rsidRDefault="00000000" w:rsidRPr="00000000" w14:paraId="0000018D">
      <w:pPr>
        <w:tabs>
          <w:tab w:val="left" w:leader="none" w:pos="180"/>
        </w:tabs>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18E">
      <w:pPr>
        <w:tabs>
          <w:tab w:val="left" w:leader="none" w:pos="180"/>
        </w:tabs>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1</w:t>
      </w:r>
    </w:p>
    <w:p w:rsidR="00000000" w:rsidDel="00000000" w:rsidP="00000000" w:rsidRDefault="00000000" w:rsidRPr="00000000" w14:paraId="0000018F">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QUẢN LÝ, TIẾP CẬN NGUỒN GEN  VÀ CHIA SẺ LỢI ÍCH TỪ NGUỒN GEN</w:t>
      </w:r>
    </w:p>
    <w:p w:rsidR="00000000" w:rsidDel="00000000" w:rsidP="00000000" w:rsidRDefault="00000000" w:rsidRPr="00000000" w14:paraId="00000190">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55. Quản lý nguồn gen</w:t>
      </w:r>
    </w:p>
    <w:p w:rsidR="00000000" w:rsidDel="00000000" w:rsidP="00000000" w:rsidRDefault="00000000" w:rsidRPr="00000000" w14:paraId="0000019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Nhà nước thống nhất quản lý toàn bộ nguồn gen trên lãnh thổ Việt Nam.</w:t>
      </w:r>
    </w:p>
    <w:p w:rsidR="00000000" w:rsidDel="00000000" w:rsidP="00000000" w:rsidRDefault="00000000" w:rsidRPr="00000000" w14:paraId="0000019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Nhà nước giao cho tổ chức, cá nhân quản lý nguồn gen theo quy định sau đây:</w:t>
      </w:r>
    </w:p>
    <w:p w:rsidR="00000000" w:rsidDel="00000000" w:rsidP="00000000" w:rsidRDefault="00000000" w:rsidRPr="00000000" w14:paraId="0000019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Ban quản lý khu bảo tồn, tổ chức được giao quản lý khu bảo tồn quản lý nguồn gen trong khu bảo tồn;</w:t>
      </w:r>
    </w:p>
    <w:p w:rsidR="00000000" w:rsidDel="00000000" w:rsidP="00000000" w:rsidRDefault="00000000" w:rsidRPr="00000000" w14:paraId="0000019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Chủ cơ sở bảo tồn đa dạng sinh học, cơ sở nghiên cứu khoa học và phát triển công nghệ, cơ sở lưu giữ, bảo quản nguồn gen quản lý nguồn gen thuộc cơ sở của mình; </w:t>
      </w:r>
    </w:p>
    <w:p w:rsidR="00000000" w:rsidDel="00000000" w:rsidP="00000000" w:rsidRDefault="00000000" w:rsidRPr="00000000" w14:paraId="0000019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Tổ chức, hộ gia đình, cá nhân được giao quản lý, sử dụng đất, rừng, mặt nước quản lý nguồn gen thuộc phạm vi được giao quản lý, sử dụng;</w:t>
      </w:r>
    </w:p>
    <w:p w:rsidR="00000000" w:rsidDel="00000000" w:rsidP="00000000" w:rsidRDefault="00000000" w:rsidRPr="00000000" w14:paraId="0000019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Ủy ban nhân dân cấp xã quản lý nguồn gen trên địa bàn, trừ trường hợp quy định tại các điểm a, b và c khoản này. </w:t>
      </w:r>
    </w:p>
    <w:p w:rsidR="00000000" w:rsidDel="00000000" w:rsidP="00000000" w:rsidRDefault="00000000" w:rsidRPr="00000000" w14:paraId="0000019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56. Quyền và nghĩa vụ của tổ chức, hộ gia đình, cá nhân được giao quản lý nguồn gen</w:t>
      </w:r>
    </w:p>
    <w:p w:rsidR="00000000" w:rsidDel="00000000" w:rsidP="00000000" w:rsidRDefault="00000000" w:rsidRPr="00000000" w14:paraId="0000019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Tổ chức, cá nhân được giao quản lý nguồn gen có các quyền sau đây:</w:t>
      </w:r>
    </w:p>
    <w:p w:rsidR="00000000" w:rsidDel="00000000" w:rsidP="00000000" w:rsidRDefault="00000000" w:rsidRPr="00000000" w14:paraId="0000019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Điều tra, thu thập nguồn gen được giao quản lý;</w:t>
      </w:r>
    </w:p>
    <w:p w:rsidR="00000000" w:rsidDel="00000000" w:rsidP="00000000" w:rsidRDefault="00000000" w:rsidRPr="00000000" w14:paraId="0000019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Trao đổi, chuyển giao, cung cấp nguồn gen được giao quản lý cho tổ chức, cá nhân khác theo quy định của pháp luật;</w:t>
      </w:r>
    </w:p>
    <w:p w:rsidR="00000000" w:rsidDel="00000000" w:rsidP="00000000" w:rsidRDefault="00000000" w:rsidRPr="00000000" w14:paraId="0000019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Hưởng lợi ích do tổ chức, cá nhân tiếp cận nguồn gen chia sẻ theo quy định tại Điều 58 và Điều 61 của Luật này.</w:t>
      </w:r>
    </w:p>
    <w:p w:rsidR="00000000" w:rsidDel="00000000" w:rsidP="00000000" w:rsidRDefault="00000000" w:rsidRPr="00000000" w14:paraId="0000019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Tổ chức, cá nhân được giao quản lý nguồn gen có các nghĩa vụ sau đây:</w:t>
      </w:r>
    </w:p>
    <w:p w:rsidR="00000000" w:rsidDel="00000000" w:rsidP="00000000" w:rsidRDefault="00000000" w:rsidRPr="00000000" w14:paraId="0000019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Thông báo với cơ quan quản lý nhà nước có thẩm quyền về hoạt động trao đổi, chuyển giao, cung cấp nguồn gen cho tổ chức, cá nhân khác để sử dụng cho mục đích nghiên cứu phát triển và sản xuất sản phẩm thương mại;</w:t>
      </w:r>
    </w:p>
    <w:p w:rsidR="00000000" w:rsidDel="00000000" w:rsidP="00000000" w:rsidRDefault="00000000" w:rsidRPr="00000000" w14:paraId="0000019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Hợp đồng tiếp cận nguồn gen và chia sẻ lợi ích với tổ chức, cá nhân được cấp giấy phép tiếp cận nguồn gen quy định tại Điều 59 của Luật này;</w:t>
      </w:r>
    </w:p>
    <w:p w:rsidR="00000000" w:rsidDel="00000000" w:rsidP="00000000" w:rsidRDefault="00000000" w:rsidRPr="00000000" w14:paraId="0000019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Kiểm soát việc điều tra, thu thập nguồn gen của tổ chức, cá nhân được cấp giấy phép tiếp cận nguồn gen;</w:t>
      </w:r>
    </w:p>
    <w:p w:rsidR="00000000" w:rsidDel="00000000" w:rsidP="00000000" w:rsidRDefault="00000000" w:rsidRPr="00000000" w14:paraId="000001A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Chịu trách nhiệm trước pháp luật và cơ quan quản lý nhà nước có thẩm quyền về việc quản lý nguồn gen.</w:t>
      </w:r>
    </w:p>
    <w:p w:rsidR="00000000" w:rsidDel="00000000" w:rsidP="00000000" w:rsidRDefault="00000000" w:rsidRPr="00000000" w14:paraId="000001A1">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57. Trình tự, thủ tục tiếp cận nguồn gen </w:t>
      </w:r>
    </w:p>
    <w:p w:rsidR="00000000" w:rsidDel="00000000" w:rsidP="00000000" w:rsidRDefault="00000000" w:rsidRPr="00000000" w14:paraId="000001A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Trình tự, thủ tục tiếp cận nguồn gen được quy định như sau:</w:t>
      </w:r>
    </w:p>
    <w:p w:rsidR="00000000" w:rsidDel="00000000" w:rsidP="00000000" w:rsidRDefault="00000000" w:rsidRPr="00000000" w14:paraId="000001A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Đăng ký tiếp cận nguồn gen; </w:t>
      </w:r>
    </w:p>
    <w:p w:rsidR="00000000" w:rsidDel="00000000" w:rsidP="00000000" w:rsidRDefault="00000000" w:rsidRPr="00000000" w14:paraId="000001A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Hợp đồng bằng văn bản với tổ chức, hộ gia đình, cá nhân được giao quản lý nguồn gen về việc tiếp cận nguồn gen và chia sẻ lợi ích theo quy định tại Điều 58 và Điều 61 của Luật này;</w:t>
      </w:r>
    </w:p>
    <w:p w:rsidR="00000000" w:rsidDel="00000000" w:rsidP="00000000" w:rsidRDefault="00000000" w:rsidRPr="00000000" w14:paraId="000001A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Đề nghị cấp giấy phép tiếp cận nguồn gen theo quy định tại Điều 59 của Luật này.</w:t>
      </w:r>
    </w:p>
    <w:p w:rsidR="00000000" w:rsidDel="00000000" w:rsidP="00000000" w:rsidRDefault="00000000" w:rsidRPr="00000000" w14:paraId="000001A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Chính phủ quy định cụ thể trình tự, thủ tục tiếp cận nguồn gen.</w:t>
      </w:r>
    </w:p>
    <w:p w:rsidR="00000000" w:rsidDel="00000000" w:rsidP="00000000" w:rsidRDefault="00000000" w:rsidRPr="00000000" w14:paraId="000001A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58. Hợp đồng tiếp cận nguồn gen và chia sẻ lợi ích</w:t>
      </w:r>
    </w:p>
    <w:p w:rsidR="00000000" w:rsidDel="00000000" w:rsidP="00000000" w:rsidRDefault="00000000" w:rsidRPr="00000000" w14:paraId="000001A8">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1. Sau khi đăng ký, tổ chức, cá nhân có nhu cầu tiếp cận nguồn gen phải hợp đồng bằng văn bản với tổ chức, hộ gia đình, cá nhân được giao quản lý nguồn gen về việc tiếp cận nguồn gen và chia sẻ lợi ích.</w:t>
      </w:r>
    </w:p>
    <w:p w:rsidR="00000000" w:rsidDel="00000000" w:rsidP="00000000" w:rsidRDefault="00000000" w:rsidRPr="00000000" w14:paraId="000001A9">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2. Hợp đồng tiếp cận nguồn gen và chia sẻ lợi ích phải có xác nhận của Ủy ban nhân dân cấp xã nơi thực hiện việc tiếp cận nguồn gen.</w:t>
      </w:r>
    </w:p>
    <w:p w:rsidR="00000000" w:rsidDel="00000000" w:rsidP="00000000" w:rsidRDefault="00000000" w:rsidRPr="00000000" w14:paraId="000001A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Hợp đồng tiếp cận nguồn gen và chia sẻ lợi ích phải có các nội dung chủ yếu sau đây:</w:t>
      </w:r>
    </w:p>
    <w:p w:rsidR="00000000" w:rsidDel="00000000" w:rsidP="00000000" w:rsidRDefault="00000000" w:rsidRPr="00000000" w14:paraId="000001A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Mục đích tiếp cận nguồn gen; </w:t>
      </w:r>
    </w:p>
    <w:p w:rsidR="00000000" w:rsidDel="00000000" w:rsidP="00000000" w:rsidRDefault="00000000" w:rsidRPr="00000000" w14:paraId="000001A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Nguồn gen được tiếp cận và khối lượng thu thập;</w:t>
      </w:r>
    </w:p>
    <w:p w:rsidR="00000000" w:rsidDel="00000000" w:rsidP="00000000" w:rsidRDefault="00000000" w:rsidRPr="00000000" w14:paraId="000001A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Địa điểm tiếp cận nguồn gen;</w:t>
      </w:r>
    </w:p>
    <w:p w:rsidR="00000000" w:rsidDel="00000000" w:rsidP="00000000" w:rsidRDefault="00000000" w:rsidRPr="00000000" w14:paraId="000001A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Kế hoạch tiếp cận nguồn gen;</w:t>
      </w:r>
    </w:p>
    <w:p w:rsidR="00000000" w:rsidDel="00000000" w:rsidP="00000000" w:rsidRDefault="00000000" w:rsidRPr="00000000" w14:paraId="000001A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Việc chuyển giao cho bên thứ ba kết quả điều tra, thu thập nguồn gen;</w:t>
      </w:r>
    </w:p>
    <w:p w:rsidR="00000000" w:rsidDel="00000000" w:rsidP="00000000" w:rsidRDefault="00000000" w:rsidRPr="00000000" w14:paraId="000001B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Hoạt động nghiên cứu phát triển và sản xuất sản phẩm thương mại từ nguồn gen;</w:t>
      </w:r>
    </w:p>
    <w:p w:rsidR="00000000" w:rsidDel="00000000" w:rsidP="00000000" w:rsidRDefault="00000000" w:rsidRPr="00000000" w14:paraId="000001B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g) Các bên tham gia nghiên cứu phát triển và sản xuất sản phẩm thương mại từ nguồn gen;</w:t>
      </w:r>
    </w:p>
    <w:p w:rsidR="00000000" w:rsidDel="00000000" w:rsidP="00000000" w:rsidRDefault="00000000" w:rsidRPr="00000000" w14:paraId="000001B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h) Địa điểm tiến hành nghiên cứu phát triển và sản xuất sản phẩm thương mại từ nguồn gen;</w:t>
      </w:r>
    </w:p>
    <w:p w:rsidR="00000000" w:rsidDel="00000000" w:rsidP="00000000" w:rsidRDefault="00000000" w:rsidRPr="00000000" w14:paraId="000001B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i) Chia sẻ lợi ích thu được với Nhà nước và các bên có liên quan, bao gồm cả việc phân chia quyền sở hữu trí tuệ đối với kết quả sáng tạo trên cơ sở tiếp cận nguồn gen và bản quyền tri thức truyền thống về nguồn gen.</w:t>
      </w:r>
    </w:p>
    <w:p w:rsidR="00000000" w:rsidDel="00000000" w:rsidP="00000000" w:rsidRDefault="00000000" w:rsidRPr="00000000" w14:paraId="000001B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Hợp đồng tiếp cận nguồn gen và chia sẻ lợi ích phải được gửi Ủy ban nhân dân cấp xã nơi thực hiện việc tiếp cận nguồn gen và cơ quan nhà nước có thẩm quyền cấp giấy phép tiếp cận nguồn gen theo quy định tại Điều 59 của Luật này.</w:t>
      </w:r>
    </w:p>
    <w:p w:rsidR="00000000" w:rsidDel="00000000" w:rsidP="00000000" w:rsidRDefault="00000000" w:rsidRPr="00000000" w14:paraId="000001B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5. Tranh chấp, khiếu nại liên quan đến việc tiếp cận nguồn gen và chia sẻ lợi ích được giải quyết theo quy định của pháp luật Việt Nam và điều ước quốc tế mà Cộng hoà xã hội chủ nghĩa Việt Nam là thành viên.</w:t>
      </w:r>
    </w:p>
    <w:p w:rsidR="00000000" w:rsidDel="00000000" w:rsidP="00000000" w:rsidRDefault="00000000" w:rsidRPr="00000000" w14:paraId="000001B6">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59. Giấy phép tiếp cận nguồn gen</w:t>
      </w:r>
    </w:p>
    <w:p w:rsidR="00000000" w:rsidDel="00000000" w:rsidP="00000000" w:rsidRDefault="00000000" w:rsidRPr="00000000" w14:paraId="000001B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Các điều kiện để tổ chức, cá nhân được cấp giấy phép tiếp cận nguồn gen bao gồm:</w:t>
      </w:r>
    </w:p>
    <w:p w:rsidR="00000000" w:rsidDel="00000000" w:rsidP="00000000" w:rsidRDefault="00000000" w:rsidRPr="00000000" w14:paraId="000001B8">
      <w:pPr>
        <w:spacing w:after="60" w:before="60" w:lineRule="auto"/>
        <w:ind w:firstLine="720"/>
        <w:jc w:val="both"/>
        <w:rPr>
          <w:rFonts w:ascii="Times New Roman" w:cs="Times New Roman" w:eastAsia="Times New Roman" w:hAnsi="Times New Roman"/>
          <w:color w:val="0000ff"/>
          <w:sz w:val="24"/>
          <w:szCs w:val="24"/>
          <w:u w:val="single"/>
          <w:rPrChange w:author="ThaiNN" w:id="41" w:date="2008-12-09T15:09:00Z">
            <w:rPr>
              <w:rFonts w:ascii="Times New Roman" w:cs="Times New Roman" w:eastAsia="Times New Roman" w:hAnsi="Times New Roman"/>
              <w:sz w:val="24"/>
              <w:szCs w:val="24"/>
              <w:u w:val="single"/>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Đăng ký với cơ quan quản lý nhà nước có thẩm quyền</w:t>
      </w:r>
      <w:r w:rsidDel="00000000" w:rsidR="00000000" w:rsidRPr="00000000">
        <w:rPr>
          <w:rFonts w:ascii="Times New Roman" w:cs="Times New Roman" w:eastAsia="Times New Roman" w:hAnsi="Times New Roman"/>
          <w:color w:val="0000ff"/>
          <w:sz w:val="24"/>
          <w:szCs w:val="24"/>
          <w:u w:val="single"/>
          <w:rtl w:val="0"/>
          <w:rPrChange w:author="ThaiNN" w:id="41" w:date="2008-12-09T15:09:00Z">
            <w:rPr>
              <w:rFonts w:ascii="Times New Roman" w:cs="Times New Roman" w:eastAsia="Times New Roman" w:hAnsi="Times New Roman"/>
              <w:sz w:val="24"/>
              <w:szCs w:val="24"/>
              <w:u w:val="single"/>
            </w:rPr>
          </w:rPrChange>
        </w:rPr>
        <w:t xml:space="preserve">;</w:t>
      </w:r>
    </w:p>
    <w:p w:rsidR="00000000" w:rsidDel="00000000" w:rsidP="00000000" w:rsidRDefault="00000000" w:rsidRPr="00000000" w14:paraId="000001B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Đã ký hợp đồng tiếp cận nguồn gen và chia sẻ lợi ích với tổ chức, hộ gia đình, cá nhân được giao quản lý nguồn gen;</w:t>
      </w:r>
    </w:p>
    <w:p w:rsidR="00000000" w:rsidDel="00000000" w:rsidP="00000000" w:rsidRDefault="00000000" w:rsidRPr="00000000" w14:paraId="000001B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Việc tiếp cận nguồn gen không thuộc một trong các trường hợp quy định tại khoản 4 Điều này.</w:t>
      </w:r>
    </w:p>
    <w:p w:rsidR="00000000" w:rsidDel="00000000" w:rsidP="00000000" w:rsidRDefault="00000000" w:rsidRPr="00000000" w14:paraId="000001B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Hồ sơ đề nghị cấp giấy phép tiếp cận nguồn gen gồm có:</w:t>
      </w:r>
    </w:p>
    <w:p w:rsidR="00000000" w:rsidDel="00000000" w:rsidP="00000000" w:rsidRDefault="00000000" w:rsidRPr="00000000" w14:paraId="000001B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Đơn đề nghị tiếp cận nguồn gen;</w:t>
      </w:r>
    </w:p>
    <w:p w:rsidR="00000000" w:rsidDel="00000000" w:rsidP="00000000" w:rsidRDefault="00000000" w:rsidRPr="00000000" w14:paraId="000001B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Bản sao hợp đồng tiếp cận nguồn gen và chia sẻ lợi ích với tổ chức, hộ gia đình, cá nhân được giao quản lý nguồn gen.</w:t>
      </w:r>
    </w:p>
    <w:p w:rsidR="00000000" w:rsidDel="00000000" w:rsidP="00000000" w:rsidRDefault="00000000" w:rsidRPr="00000000" w14:paraId="000001B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Giấy phép tiếp cận nguồn gen phải có các nội dung chủ yếu sau đây:</w:t>
      </w:r>
    </w:p>
    <w:p w:rsidR="00000000" w:rsidDel="00000000" w:rsidP="00000000" w:rsidRDefault="00000000" w:rsidRPr="00000000" w14:paraId="000001B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Mục đích sử dụng nguồn gen;</w:t>
      </w:r>
    </w:p>
    <w:p w:rsidR="00000000" w:rsidDel="00000000" w:rsidP="00000000" w:rsidRDefault="00000000" w:rsidRPr="00000000" w14:paraId="000001C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Nguồn gen được tiếp cận và khối lượng thu thập;</w:t>
      </w:r>
    </w:p>
    <w:p w:rsidR="00000000" w:rsidDel="00000000" w:rsidP="00000000" w:rsidRDefault="00000000" w:rsidRPr="00000000" w14:paraId="000001C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Địa điểm tiếp cận nguồn gen; </w:t>
      </w:r>
    </w:p>
    <w:p w:rsidR="00000000" w:rsidDel="00000000" w:rsidP="00000000" w:rsidRDefault="00000000" w:rsidRPr="00000000" w14:paraId="000001C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Các hoạt động được thực hiện liên quan đến nguồn gen;</w:t>
      </w:r>
    </w:p>
    <w:p w:rsidR="00000000" w:rsidDel="00000000" w:rsidP="00000000" w:rsidRDefault="00000000" w:rsidRPr="00000000" w14:paraId="000001C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Định kỳ báo cáo kết quả nghiên cứu phát triển, sản xuất sản phẩm thương mại liên quan đến nguồn gen được tiếp cận.</w:t>
      </w:r>
    </w:p>
    <w:p w:rsidR="00000000" w:rsidDel="00000000" w:rsidP="00000000" w:rsidRDefault="00000000" w:rsidRPr="00000000" w14:paraId="000001C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Các trường hợp không cấp giấy phép tiếp cận nguồn gen gồm có:</w:t>
      </w:r>
    </w:p>
    <w:p w:rsidR="00000000" w:rsidDel="00000000" w:rsidP="00000000" w:rsidRDefault="00000000" w:rsidRPr="00000000" w14:paraId="000001C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Nguồn gen của loài thuộc Danh mục loài nguy cấp, quý, hiếm được ưu tiên bảo vệ, trừ trường hợp được cơ quan nhà nước có thẩm quyền cho phép; </w:t>
      </w:r>
    </w:p>
    <w:p w:rsidR="00000000" w:rsidDel="00000000" w:rsidP="00000000" w:rsidRDefault="00000000" w:rsidRPr="00000000" w14:paraId="000001C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Việc sử dụng nguồn gen có nguy cơ gây hại đối với con người, môi trường, an ninh, quốc phòng và lợi ích quốc gia.</w:t>
      </w:r>
    </w:p>
    <w:p w:rsidR="00000000" w:rsidDel="00000000" w:rsidP="00000000" w:rsidRDefault="00000000" w:rsidRPr="00000000" w14:paraId="000001C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5. Trường hợp vì lợi ích quốc gia, lợi ích cộng đồng, cơ quan quản lý nhà nước có thẩm quyền cấp giấy phép tiếp cận nguồn gen có quyền cấp phép tiếp cận nguồn gen mà không cần phải có sự đồng ý của tổ chức, hộ gia đình, cá nhân được giao quản lý nguồn gen. </w:t>
      </w:r>
    </w:p>
    <w:p w:rsidR="00000000" w:rsidDel="00000000" w:rsidP="00000000" w:rsidRDefault="00000000" w:rsidRPr="00000000" w14:paraId="000001C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6. Chính phủ quy định cụ thể thẩm quyền, trình tự, thủ tục cấp giấy phép tiếp cận nguồn gen.</w:t>
      </w:r>
    </w:p>
    <w:p w:rsidR="00000000" w:rsidDel="00000000" w:rsidP="00000000" w:rsidRDefault="00000000" w:rsidRPr="00000000" w14:paraId="000001C9">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60. Quyền và nghĩa vụ của tổ chức, cá nhân được cấp giấy phép tiếp cận nguồn gen</w:t>
      </w:r>
    </w:p>
    <w:p w:rsidR="00000000" w:rsidDel="00000000" w:rsidP="00000000" w:rsidRDefault="00000000" w:rsidRPr="00000000" w14:paraId="000001C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Tổ chức, cá nhân được cấp giấy phép tiếp cận nguồn gen có các quyền sau đây:</w:t>
      </w:r>
    </w:p>
    <w:p w:rsidR="00000000" w:rsidDel="00000000" w:rsidP="00000000" w:rsidRDefault="00000000" w:rsidRPr="00000000" w14:paraId="000001C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Điều tra, thu thập nguồn gen và các hoạt động khác theo quy định của giấy phép tiếp cận nguồn gen;</w:t>
      </w:r>
    </w:p>
    <w:p w:rsidR="00000000" w:rsidDel="00000000" w:rsidP="00000000" w:rsidRDefault="00000000" w:rsidRPr="00000000" w14:paraId="000001C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Đưa nguồn gen không thuộc Danh mục nguồn gen bị cấm xuất khẩu ra khỏi lãnh thổ Việt Nam theo quy định của pháp luật;</w:t>
      </w:r>
    </w:p>
    <w:p w:rsidR="00000000" w:rsidDel="00000000" w:rsidP="00000000" w:rsidRDefault="00000000" w:rsidRPr="00000000" w14:paraId="000001C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Kinh doanh sản phẩm sản xuất từ nguồn gen được phép tiếp cận;</w:t>
      </w:r>
    </w:p>
    <w:p w:rsidR="00000000" w:rsidDel="00000000" w:rsidP="00000000" w:rsidRDefault="00000000" w:rsidRPr="00000000" w14:paraId="000001C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Quyền khác theo quy định của giấy phép tiếp cận nguồn gen, hợp đồng tiếp cận nguồn gen và chia sẻ lợi ích.</w:t>
      </w:r>
    </w:p>
    <w:p w:rsidR="00000000" w:rsidDel="00000000" w:rsidP="00000000" w:rsidRDefault="00000000" w:rsidRPr="00000000" w14:paraId="000001C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Tổ chức, cá nhân được cấp giấy phép tiếp cận nguồn gen có các nghĩa vụ sau đây:</w:t>
      </w:r>
    </w:p>
    <w:p w:rsidR="00000000" w:rsidDel="00000000" w:rsidP="00000000" w:rsidRDefault="00000000" w:rsidRPr="00000000" w14:paraId="000001D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Tuân thủ các quy định của giấy phép tiếp cận nguồn gen; </w:t>
      </w:r>
    </w:p>
    <w:p w:rsidR="00000000" w:rsidDel="00000000" w:rsidP="00000000" w:rsidRDefault="00000000" w:rsidRPr="00000000" w14:paraId="000001D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Báo cáo bằng văn bản với cơ quan có thẩm quyền cấp giấy phép tiếp cận nguồn gen về kết quả nghiên cứu phát triển, sản xuất sản phẩm thương mại theo thời hạn quy định trong giấy phép tiếp cận nguồn gen;</w:t>
      </w:r>
    </w:p>
    <w:p w:rsidR="00000000" w:rsidDel="00000000" w:rsidP="00000000" w:rsidRDefault="00000000" w:rsidRPr="00000000" w14:paraId="000001D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Chia sẻ lợi ích thu được với các bên liên quan, bao gồm cả việc phân chia quyền sở hữu trí tuệ đối với kết quả sáng tạo trên cơ sở tiếp cận nguồn gen và bản quyền tri thức truyền thống về nguồn gen;</w:t>
      </w:r>
    </w:p>
    <w:p w:rsidR="00000000" w:rsidDel="00000000" w:rsidP="00000000" w:rsidRDefault="00000000" w:rsidRPr="00000000" w14:paraId="000001D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Nghĩa vụ khác theo quy định của giấy phép tiếp cận nguồn gen, hợp đồng tiếp cận nguồn gen và chia sẻ lợi ích.</w:t>
      </w:r>
    </w:p>
    <w:p w:rsidR="00000000" w:rsidDel="00000000" w:rsidP="00000000" w:rsidRDefault="00000000" w:rsidRPr="00000000" w14:paraId="000001D4">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61. Chia sẻ lợi ích từ việc tiếp cận nguồn gen</w:t>
      </w:r>
    </w:p>
    <w:p w:rsidR="00000000" w:rsidDel="00000000" w:rsidP="00000000" w:rsidRDefault="00000000" w:rsidRPr="00000000" w14:paraId="000001D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Lợi ích thu được từ việc tiếp cận nguồn gen phải được chia sẻ cho các bên  sau đây:</w:t>
      </w:r>
    </w:p>
    <w:p w:rsidR="00000000" w:rsidDel="00000000" w:rsidP="00000000" w:rsidRDefault="00000000" w:rsidRPr="00000000" w14:paraId="000001D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Nhà nước;</w:t>
      </w:r>
    </w:p>
    <w:p w:rsidR="00000000" w:rsidDel="00000000" w:rsidP="00000000" w:rsidRDefault="00000000" w:rsidRPr="00000000" w14:paraId="000001D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Tổ chức, hộ gia đình, cá nhân được giao quản lý nguồn gen;</w:t>
      </w:r>
    </w:p>
    <w:p w:rsidR="00000000" w:rsidDel="00000000" w:rsidP="00000000" w:rsidRDefault="00000000" w:rsidRPr="00000000" w14:paraId="000001D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Tổ chức, cá nhân được cấp giấy phép tiếp cận nguồn gen và các bên có liên quan khác được quy định trong giấy phép tiếp cận nguồn gen.</w:t>
      </w:r>
    </w:p>
    <w:p w:rsidR="00000000" w:rsidDel="00000000" w:rsidP="00000000" w:rsidRDefault="00000000" w:rsidRPr="00000000" w14:paraId="000001D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Lợi ích thu được từ việc tiếp cận nguồn gen phải được chia sẻ trên cơ sở hợp đồng tiếp cận nguồn gen và chia sẻ lợi ích, các quy định khác của pháp luật có liên quan.</w:t>
      </w:r>
    </w:p>
    <w:p w:rsidR="00000000" w:rsidDel="00000000" w:rsidP="00000000" w:rsidRDefault="00000000" w:rsidRPr="00000000" w14:paraId="000001D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Chính phủ quy định cụ thể việc quản lý, chia sẻ lợi ích thu được từ việc tiếp cận nguồn gen.</w:t>
      </w:r>
    </w:p>
    <w:p w:rsidR="00000000" w:rsidDel="00000000" w:rsidP="00000000" w:rsidRDefault="00000000" w:rsidRPr="00000000" w14:paraId="000001DB">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2</w:t>
      </w:r>
    </w:p>
    <w:p w:rsidR="00000000" w:rsidDel="00000000" w:rsidP="00000000" w:rsidRDefault="00000000" w:rsidRPr="00000000" w14:paraId="000001DD">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LƯU GIỮ, BẢO QUẢN MẪU VẬT DI TRUYỀN; ĐÁNH GIÁ NGUỒN GEN;</w:t>
      </w:r>
    </w:p>
    <w:p w:rsidR="00000000" w:rsidDel="00000000" w:rsidP="00000000" w:rsidRDefault="00000000" w:rsidRPr="00000000" w14:paraId="000001DE">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QUẢN LÝ THÔNG TIN VỀ NGUỒN GEN; BẢN QUYỀN TRI THỨC</w:t>
      </w:r>
    </w:p>
    <w:p w:rsidR="00000000" w:rsidDel="00000000" w:rsidP="00000000" w:rsidRDefault="00000000" w:rsidRPr="00000000" w14:paraId="000001DF">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TRUYỀN THỐNG VỀ NGUỒN GEN</w:t>
      </w:r>
      <w:r w:rsidDel="00000000" w:rsidR="00000000" w:rsidRPr="00000000">
        <w:rPr>
          <w:rtl w:val="0"/>
        </w:rPr>
      </w:r>
    </w:p>
    <w:p w:rsidR="00000000" w:rsidDel="00000000" w:rsidP="00000000" w:rsidRDefault="00000000" w:rsidRPr="00000000" w14:paraId="000001E0">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62. Lưu giữ và bảo quản mẫu vật di truyền</w:t>
      </w:r>
      <w:r w:rsidDel="00000000" w:rsidR="00000000" w:rsidRPr="00000000">
        <w:rPr>
          <w:rtl w:val="0"/>
        </w:rPr>
      </w:r>
    </w:p>
    <w:p w:rsidR="00000000" w:rsidDel="00000000" w:rsidP="00000000" w:rsidRDefault="00000000" w:rsidRPr="00000000" w14:paraId="000001E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Bộ, cơ quan ngang bộ trong phạm vi nhiệm vụ, quyền hạn của mình tổ chức việc lưu giữ và bảo quản lâu dài mẫu vật di truyền của loài thuộc Danh mục loài nguy cấp, quý, hiếm được ưu tiên bảo vệ, loài nhập khẩu phục vụ công tác nghiên cứu, nhân giống, lai tạo giống, ứng dụng và phát triển nguồn gen.</w:t>
      </w:r>
    </w:p>
    <w:p w:rsidR="00000000" w:rsidDel="00000000" w:rsidP="00000000" w:rsidRDefault="00000000" w:rsidRPr="00000000" w14:paraId="000001E2">
      <w:pPr>
        <w:spacing w:after="60" w:before="1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Tổ chức, cá nhân phát hiện, lưu giữ mẫu vật di truyền của loài thuộc Danh mục loài nguy cấp, quý, hiếm được ưu tiên bảo vệ đã bị tuyệt chủng trong tự nhiên có trách nhiệm báo cho Ủy ban nhân dân cấp xã. Sau khi nhận được thông tin, Ủy ban nhân dân cấp xã có trách nhiệm báo cáo ngay với cơ quan chuyên môn về tài nguyên và môi trường của Ủy ban nhân dân cấp tỉnh để có biện pháp xử lý.</w:t>
      </w:r>
    </w:p>
    <w:p w:rsidR="00000000" w:rsidDel="00000000" w:rsidP="00000000" w:rsidRDefault="00000000" w:rsidRPr="00000000" w14:paraId="000001E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Nhà nước khuyến khích tổ chức, cá nhân đầu tư lưu giữ và bảo quản lâu dài  mẫu vật di truyền để hình thành ngân hàng gen phục vụ công tác bảo tồn đa dạng sinh học và phát triển kinh tế - xã hội.</w:t>
      </w:r>
    </w:p>
    <w:p w:rsidR="00000000" w:rsidDel="00000000" w:rsidP="00000000" w:rsidRDefault="00000000" w:rsidRPr="00000000" w14:paraId="000001E4">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63. Điều tra, thu thập, đánh giá, cung cấp, quản lý thông tin về nguồn gen</w:t>
      </w:r>
    </w:p>
    <w:p w:rsidR="00000000" w:rsidDel="00000000" w:rsidP="00000000" w:rsidRDefault="00000000" w:rsidRPr="00000000" w14:paraId="000001E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Bộ, cơ quan ngang bộ tổ chức thực hiện chương trình điều tra, thu thập, đánh giá và xây dựng cơ sở dữ liệu về nguồn gen thuộc phạm vi quản lý và cung cấp thông tin về cơ sở dữ liệu về nguồn gen cho Bộ Tài nguyên và Môi trường. </w:t>
      </w:r>
    </w:p>
    <w:p w:rsidR="00000000" w:rsidDel="00000000" w:rsidP="00000000" w:rsidRDefault="00000000" w:rsidRPr="00000000" w14:paraId="000001E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Bộ Tài nguyên và Môi trường thống nhất quản lý cơ sở dữ liệu quốc gia về nguồn gen.</w:t>
      </w:r>
    </w:p>
    <w:p w:rsidR="00000000" w:rsidDel="00000000" w:rsidP="00000000" w:rsidRDefault="00000000" w:rsidRPr="00000000" w14:paraId="000001E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Nhà nước khuyến khích tổ chức, cá nhân thực hiện điều tra, thu thập, đánh giá, cung cấp thông tin về nguồn gen để xây dựng cơ sở dữ liệu về nguồn gen và bảo đảm quyền được tiếp cận cơ sở dữ liệu về nguồn gen.  </w:t>
      </w:r>
    </w:p>
    <w:p w:rsidR="00000000" w:rsidDel="00000000" w:rsidP="00000000" w:rsidRDefault="00000000" w:rsidRPr="00000000" w14:paraId="000001E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Chính phủ quy định cụ thể việc cung cấp thông tin về nguồn gen.</w:t>
      </w:r>
    </w:p>
    <w:p w:rsidR="00000000" w:rsidDel="00000000" w:rsidP="00000000" w:rsidRDefault="00000000" w:rsidRPr="00000000" w14:paraId="000001E9">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64. Bản quyền tri thức truyền thống về nguồn gen</w:t>
      </w:r>
    </w:p>
    <w:p w:rsidR="00000000" w:rsidDel="00000000" w:rsidP="00000000" w:rsidRDefault="00000000" w:rsidRPr="00000000" w14:paraId="000001E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Nhà nước bảo hộ bản quyền tri thức truyền thống về nguồn gen, khuyến khích và hỗ trợ tổ chức, cá nhân đăng ký bản quyền tri thức truyền thống về nguồn gen.</w:t>
      </w:r>
    </w:p>
    <w:p w:rsidR="00000000" w:rsidDel="00000000" w:rsidP="00000000" w:rsidRDefault="00000000" w:rsidRPr="00000000" w14:paraId="000001EB">
      <w:pPr>
        <w:spacing w:after="60" w:before="120" w:lineRule="auto"/>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2. Bộ Khoa học và Công nghệ chủ trì phối hợp với bộ, cơ quan ngang bộ có liên quan hướng dẫn thủ tục đăng ký bản quyền tri thức truyền thống về nguồn gen.</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p>
    <w:p w:rsidR="00000000" w:rsidDel="00000000" w:rsidP="00000000" w:rsidRDefault="00000000" w:rsidRPr="00000000" w14:paraId="000001EC">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Mục 3</w:t>
      </w:r>
    </w:p>
    <w:p w:rsidR="00000000" w:rsidDel="00000000" w:rsidP="00000000" w:rsidRDefault="00000000" w:rsidRPr="00000000" w14:paraId="000001EE">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QUẢN LÝ RỦI RO DO SINH VẬT BIẾN ĐỔI GEN, MẪU VẬT DI TRUYỀN CỦA SINH VẬT BIẾN ĐỔI GEN GÂY RA ĐỐI </w:t>
      </w:r>
    </w:p>
    <w:p w:rsidR="00000000" w:rsidDel="00000000" w:rsidP="00000000" w:rsidRDefault="00000000" w:rsidRPr="00000000" w14:paraId="000001EF">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VỚI ĐA DẠNG SINH HỌC</w:t>
      </w:r>
    </w:p>
    <w:p w:rsidR="00000000" w:rsidDel="00000000" w:rsidP="00000000" w:rsidRDefault="00000000" w:rsidRPr="00000000" w14:paraId="000001F0">
      <w:pPr>
        <w:spacing w:after="120" w:before="240" w:lineRule="auto"/>
        <w:ind w:firstLine="731"/>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65. Trách nhiệm quản lý rủi ro do sinh vật biến đổi gen, mẫu vật di truyền của sinh vật biến đổi gen gây ra đối với đa dạng sinh học</w:t>
      </w:r>
    </w:p>
    <w:p w:rsidR="00000000" w:rsidDel="00000000" w:rsidP="00000000" w:rsidRDefault="00000000" w:rsidRPr="00000000" w14:paraId="000001F1">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Trách nhiệm quản lý rủi ro do sinh vật biến đổi gen, mẫu vật di truyền của sinh vật biến đổi gen gây ra đối với đa dạng sinh học được quy định như sau:</w:t>
      </w:r>
    </w:p>
    <w:p w:rsidR="00000000" w:rsidDel="00000000" w:rsidP="00000000" w:rsidRDefault="00000000" w:rsidRPr="00000000" w14:paraId="000001F2">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Tổ chức, cá nhân nghiên cứu tạo ra sinh vật biến đổi gen, mẫu vật di truyền của sinh vật biến đổi gen phải đăng ký với Bộ Khoa học và Công nghệ và phải có các điều kiện về cơ sở vật chất - kỹ thuật, công nghệ và cán bộ chuyên môn theo quy định của Bộ Khoa học và Công nghệ; </w:t>
      </w:r>
    </w:p>
    <w:p w:rsidR="00000000" w:rsidDel="00000000" w:rsidP="00000000" w:rsidRDefault="00000000" w:rsidRPr="00000000" w14:paraId="000001F3">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Tổ chức, cá nhân nhập khẩu sinh vật biến đổi gen, mẫu vật di truyền của sinh vật biến đổi gen phải được cơ quan nhà nước có thẩm quyền cho phép; </w:t>
      </w:r>
    </w:p>
    <w:p w:rsidR="00000000" w:rsidDel="00000000" w:rsidP="00000000" w:rsidRDefault="00000000" w:rsidRPr="00000000" w14:paraId="000001F4">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Tổ chức, cá nhân nghiên cứu, nhập khẩu, mua, bán, phóng thích sinh vật biến đổi gen, mẫu vật di truyền của sinh vật biến đổi gen phải công khai thông tin về mức độ rủi ro và các biện pháp quản lý rủi ro theo quy định tại  Điều 67 của Luật này.</w:t>
      </w:r>
    </w:p>
    <w:p w:rsidR="00000000" w:rsidDel="00000000" w:rsidP="00000000" w:rsidRDefault="00000000" w:rsidRPr="00000000" w14:paraId="000001F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Chính phủ quy định cụ thể trách nhiệm của bộ, cơ quan ngang bộ và tổ chức, cá nhân trong việc quản lý rủi ro do sinh vật biến đổi gen, mẫu vật di truyền của sinh vật biến đổi gen gây ra đối với đa dạng sinh học.</w:t>
      </w:r>
    </w:p>
    <w:p w:rsidR="00000000" w:rsidDel="00000000" w:rsidP="00000000" w:rsidRDefault="00000000" w:rsidRPr="00000000" w14:paraId="000001F6">
      <w:pPr>
        <w:spacing w:after="120" w:before="240" w:lineRule="auto"/>
        <w:ind w:firstLine="731"/>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66. Lập, thẩm định báo cáo đánh giá rủi ro do sinh vật biến đổi gen, mẫu vật di truyền của sinh vật biến đổi gen gây ra đối với đa dạng sinh học; cấp giấy chứng nhận an toàn của sinh vật biển đổi gen, mẫu vật di truyền của sinh vật biển đổi gen đối với đa dạng sinh học </w:t>
      </w:r>
    </w:p>
    <w:p w:rsidR="00000000" w:rsidDel="00000000" w:rsidP="00000000" w:rsidRDefault="00000000" w:rsidRPr="00000000" w14:paraId="000001F7">
      <w:pPr>
        <w:spacing w:after="60" w:before="60" w:lineRule="auto"/>
        <w:ind w:firstLine="731"/>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Tổ chức, cá nhân nghiên cứu tạo ra, nhập khẩu, phóng thích</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sinh vật biến đổi gen, mẫu vật di truyền của sinh vật biến đổi gen phải lập báo cáo đánh giá rủi ro do sinh vật biến đổi gen gây ra đối với đa dạng sinh học.</w:t>
      </w:r>
    </w:p>
    <w:p w:rsidR="00000000" w:rsidDel="00000000" w:rsidP="00000000" w:rsidRDefault="00000000" w:rsidRPr="00000000" w14:paraId="000001F8">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Báo cáo đánh giá rủi ro do sinh vật biến đổi gen, mẫu vật di truyền của sinh vật biến đổi gen gây ra đối với đa dạng sinh học phải có các nội dung chủ yếu sau đây:</w:t>
      </w:r>
    </w:p>
    <w:p w:rsidR="00000000" w:rsidDel="00000000" w:rsidP="00000000" w:rsidRDefault="00000000" w:rsidRPr="00000000" w14:paraId="000001F9">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Mô tả biện pháp đánh giá rủi ro;</w:t>
      </w:r>
    </w:p>
    <w:p w:rsidR="00000000" w:rsidDel="00000000" w:rsidP="00000000" w:rsidRDefault="00000000" w:rsidRPr="00000000" w14:paraId="000001FA">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Mức độ rủi ro đối với đa dạng sinh học;</w:t>
      </w:r>
    </w:p>
    <w:p w:rsidR="00000000" w:rsidDel="00000000" w:rsidP="00000000" w:rsidRDefault="00000000" w:rsidRPr="00000000" w14:paraId="000001FB">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Biện pháp quản lý rủi ro.</w:t>
      </w:r>
    </w:p>
    <w:p w:rsidR="00000000" w:rsidDel="00000000" w:rsidP="00000000" w:rsidRDefault="00000000" w:rsidRPr="00000000" w14:paraId="000001FC">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Báo cáo đánh giá rủi ro do sinh vật biến đổi gen, mẫu vật di truyền của sinh vật biến đổi gen gây ra đối với đa dạng sinh học phải được cơ quan quản lý nhà nước có thẩm quyền thẩm định.</w:t>
      </w:r>
    </w:p>
    <w:p w:rsidR="00000000" w:rsidDel="00000000" w:rsidP="00000000" w:rsidRDefault="00000000" w:rsidRPr="00000000" w14:paraId="000001FD">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4. Chính phủ quy định cụ thể việc lập, thẩm định báo cáo đánh giá rủi ro do sinh vật biến đổi gen, mẫu vật di truyền của sinh vật biến đổi gen gây ra đối với đa dạng sinh học và việc cấp giấy chứng nhận an toàn của sinh vật biến đổi gen, mẫu vật di truyền của sinh vật biến đổi gen đối với đa dạng sinh học.</w:t>
      </w:r>
    </w:p>
    <w:p w:rsidR="00000000" w:rsidDel="00000000" w:rsidP="00000000" w:rsidRDefault="00000000" w:rsidRPr="00000000" w14:paraId="000001FE">
      <w:pPr>
        <w:spacing w:after="120" w:before="240" w:lineRule="auto"/>
        <w:ind w:firstLine="731"/>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67. Công khai thông tin về mức độ rủi ro và biện pháp quản lý rủi ro do sinh vật biến đổi gen, mẫu vật di truyền của sinh vật biến đổi gen gây ra đối với đa dạng sinh học </w:t>
      </w:r>
    </w:p>
    <w:p w:rsidR="00000000" w:rsidDel="00000000" w:rsidP="00000000" w:rsidRDefault="00000000" w:rsidRPr="00000000" w14:paraId="000001FF">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Tổ chức, cá nhân nghiên cứu tạo ra, nhập khẩu, mua, bán, phóng thích sinh vật biến đổi gen, mẫu vật di truyền của sinh vật biến đổi gen phải công khai thông tin về mức độ rủi ro và biện pháp quản lý rủi ro đối với đa dạng sinh học.</w:t>
      </w:r>
    </w:p>
    <w:p w:rsidR="00000000" w:rsidDel="00000000" w:rsidP="00000000" w:rsidRDefault="00000000" w:rsidRPr="00000000" w14:paraId="0000020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Chính phủ quy định cụ thể việc công khai thông tin và biện pháp quản lý rủi ro.</w:t>
      </w:r>
    </w:p>
    <w:p w:rsidR="00000000" w:rsidDel="00000000" w:rsidP="00000000" w:rsidRDefault="00000000" w:rsidRPr="00000000" w14:paraId="00000201">
      <w:pPr>
        <w:spacing w:after="120" w:before="240" w:lineRule="auto"/>
        <w:ind w:firstLine="731"/>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68. Quản lý cơ sở dữ liệu về sinh vật biến đổi gen, mẫu vật di truyền của sinh vật biến đổi gen liên quan đến đa dạng sinh học</w:t>
      </w:r>
    </w:p>
    <w:p w:rsidR="00000000" w:rsidDel="00000000" w:rsidP="00000000" w:rsidRDefault="00000000" w:rsidRPr="00000000" w14:paraId="00000202">
      <w:pPr>
        <w:spacing w:after="60" w:before="60" w:lineRule="auto"/>
        <w:ind w:firstLine="731"/>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Bộ Tài nguyên và Môi trường thống nhất quản lý cơ sở dữ liệu về</w:t>
      </w: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sinh vật biến đổi gen, mẫu vật di truyền của sinh vật biến đổi gen liên quan đến đa dạng sinh học; xây dựng trang thông tin điện tử về sinh vật biến đổi gen, mẫu vật di truyền của sinh vật biến đổi gen liên quan đến đa dạng sinh học.     </w:t>
      </w:r>
    </w:p>
    <w:p w:rsidR="00000000" w:rsidDel="00000000" w:rsidP="00000000" w:rsidRDefault="00000000" w:rsidRPr="00000000" w14:paraId="00000203">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Tổ chức, cá nhân nghiên cứu tạo ra, nhập khẩu, mua, bán, phóng thích sinh vật biến đổi gen, mẫu vật di truyền của sinh vật biến đổi gen liên quan đến đa dạng sinh học phải cung cấp thông tin cho Bộ Tài nguyên và Môi trường. </w:t>
      </w:r>
    </w:p>
    <w:p w:rsidR="00000000" w:rsidDel="00000000" w:rsidP="00000000" w:rsidRDefault="00000000" w:rsidRPr="00000000" w14:paraId="00000204">
      <w:pPr>
        <w:spacing w:after="60" w:before="60" w:lineRule="auto"/>
        <w:ind w:firstLine="732"/>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Tổ chức, cá nhân nghiên cứu tạo ra, phóng thích sinh vật biến đổi gen, mẫu vật di truyền của sinh vật biến đổi gen liên quan đến đa dạng sinh học phải cung cấp thông tin cho Ủy ban nhân dân cấp tỉnh nơi nghiên cứu tạo ra, phóng thích sinh vật biến đổi gen, mẫu vật di truyền của sinh vật biến đổi gen. </w:t>
      </w:r>
    </w:p>
    <w:p w:rsidR="00000000" w:rsidDel="00000000" w:rsidP="00000000" w:rsidRDefault="00000000" w:rsidRPr="00000000" w14:paraId="00000205">
      <w:pPr>
        <w:spacing w:after="60" w:before="60" w:lineRule="auto"/>
        <w:ind w:firstLine="731"/>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Tổ chức, cá nhân cung cấp thông tin về sinh vật biến đổi gen, mẫu vật di truyền của sinh vật biến đổi gen liên quan đến đa dạng sinh học phải chịu trách nhiệm về tính chính xác của thông tin do mình cung cấp.</w:t>
      </w:r>
    </w:p>
    <w:p w:rsidR="00000000" w:rsidDel="00000000" w:rsidP="00000000" w:rsidRDefault="00000000" w:rsidRPr="00000000" w14:paraId="00000206">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207">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CHƯƠNG VI</w:t>
      </w:r>
    </w:p>
    <w:p w:rsidR="00000000" w:rsidDel="00000000" w:rsidP="00000000" w:rsidRDefault="00000000" w:rsidRPr="00000000" w14:paraId="00000208">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HỢP TÁC QUỐC TẾ VỀ ĐA DẠNG SINH HỌC</w:t>
      </w:r>
    </w:p>
    <w:p w:rsidR="00000000" w:rsidDel="00000000" w:rsidP="00000000" w:rsidRDefault="00000000" w:rsidRPr="00000000" w14:paraId="00000209">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69. Hợp tác quốc tế và việc thực hiện điều ước quốc tế về đa dạng sinh học</w:t>
      </w:r>
    </w:p>
    <w:p w:rsidR="00000000" w:rsidDel="00000000" w:rsidP="00000000" w:rsidRDefault="00000000" w:rsidRPr="00000000" w14:paraId="0000020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Nhà nước Cộng hoà xã hội chủ nghĩa Việt Nam cam kết thực hiện điều ước quốc tế về đa dạng sinh học mà Cộng hòa xã hội chủ nghĩa Việt Nam là thành viên và mở rộng hợp tác về bảo tồn và phát triển bền vững đa dạng sinh học với các nước, vùng lãnh thổ, tổ chức, cá nhân nước ngoài.</w:t>
      </w:r>
    </w:p>
    <w:p w:rsidR="00000000" w:rsidDel="00000000" w:rsidP="00000000" w:rsidRDefault="00000000" w:rsidRPr="00000000" w14:paraId="0000020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Hợp tác quốc tế về bảo tồn và phát triển bền vững đa dạng sinh học được thực hiện trên nguyên tắc bình đẳng, các bên cùng có lợi, không can thiệp vào công việc nội bộ của nhau, vì mục đích bảo tồn và phát triển bền vững đa dạng sinh học, bảo đảm cân bằng sinh thái ở Việt Nam và trên trái đất.</w:t>
      </w:r>
    </w:p>
    <w:p w:rsidR="00000000" w:rsidDel="00000000" w:rsidP="00000000" w:rsidRDefault="00000000" w:rsidRPr="00000000" w14:paraId="0000020C">
      <w:pPr>
        <w:spacing w:after="120" w:before="12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Bộ Tài nguyên và Môi trường chủ trì phối hợp với bộ, cơ quan ngang bộ có liên quan nghiên cứu, đề xuất việc đàm phán, ký, gia nhập điều ước quốc tế về đa dạng sinh học.</w:t>
      </w:r>
    </w:p>
    <w:p w:rsidR="00000000" w:rsidDel="00000000" w:rsidP="00000000" w:rsidRDefault="00000000" w:rsidRPr="00000000" w14:paraId="0000020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Nhà nước khuyến khích, tạo điều kiện cho tổ chức, cá nhân Việt Nam, người Việt Nam định cư ở nước ngoài, tổ chức, cá nhân nước ngoài thực hiện các chương trình, dự án hợp tác quốc tế về đa dạng sinh học.</w:t>
      </w:r>
    </w:p>
    <w:p w:rsidR="00000000" w:rsidDel="00000000" w:rsidP="00000000" w:rsidRDefault="00000000" w:rsidRPr="00000000" w14:paraId="0000020E">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70. Hợp tác với các nước có chung biên giới với Việt Nam</w:t>
      </w:r>
    </w:p>
    <w:p w:rsidR="00000000" w:rsidDel="00000000" w:rsidP="00000000" w:rsidRDefault="00000000" w:rsidRPr="00000000" w14:paraId="0000020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Nhà nước ưu tiên hợp tác với các nước có chung biên giới với Việt Nam bằng các hoạt động sau đây:</w:t>
      </w:r>
    </w:p>
    <w:p w:rsidR="00000000" w:rsidDel="00000000" w:rsidP="00000000" w:rsidRDefault="00000000" w:rsidRPr="00000000" w14:paraId="0000021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Trao đổi thông tin, dự báo tình hình, biến động về đa dạng sinh học;  </w:t>
      </w:r>
    </w:p>
    <w:p w:rsidR="00000000" w:rsidDel="00000000" w:rsidP="00000000" w:rsidRDefault="00000000" w:rsidRPr="00000000" w14:paraId="0000021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Phối hợp quản lý hành lang đa dạng sinh học, tuyến di cư xuyên biên giới của các loài; bảo vệ các loài di cư;</w:t>
      </w:r>
    </w:p>
    <w:p w:rsidR="00000000" w:rsidDel="00000000" w:rsidP="00000000" w:rsidRDefault="00000000" w:rsidRPr="00000000" w14:paraId="0000021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Tham gia các chương trình bảo tồn và phát triển bền vững đa dạng sinh học, các chương trình, dự án bảo vệ các loài di cư và bảo vệ hành lang đa dạng sinh học.</w:t>
      </w:r>
    </w:p>
    <w:p w:rsidR="00000000" w:rsidDel="00000000" w:rsidP="00000000" w:rsidRDefault="00000000" w:rsidRPr="00000000" w14:paraId="00000213">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214">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CHƯƠNG VII</w:t>
      </w:r>
    </w:p>
    <w:p w:rsidR="00000000" w:rsidDel="00000000" w:rsidP="00000000" w:rsidRDefault="00000000" w:rsidRPr="00000000" w14:paraId="00000215">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CƠ CHẾ, NGUỒN LỰC BẢO TỒN VÀ PHÁT TRIỂN BỀN VỮNG</w:t>
      </w:r>
    </w:p>
    <w:p w:rsidR="00000000" w:rsidDel="00000000" w:rsidP="00000000" w:rsidRDefault="00000000" w:rsidRPr="00000000" w14:paraId="00000216">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ĐA DẠNG SINH HỌC</w:t>
      </w:r>
    </w:p>
    <w:p w:rsidR="00000000" w:rsidDel="00000000" w:rsidP="00000000" w:rsidRDefault="00000000" w:rsidRPr="00000000" w14:paraId="0000021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Điều 71. Điều tra cơ bản, nghiên cứu khoa học, quản lý thông tin, số liệu về đa dạng sinh học</w:t>
      </w:r>
    </w:p>
    <w:p w:rsidR="00000000" w:rsidDel="00000000" w:rsidP="00000000" w:rsidRDefault="00000000" w:rsidRPr="00000000" w14:paraId="0000021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Nhà nước đầu tư cho việc điều tra cơ bản hệ sinh thái tự nhiên, loài hoang dã, giống cấy trồng, giống vật nuôi, vi sinh vật và nấm, nguồn gen có giá trị phục vụ công tác bảo tồn và phát triển bền vững đa dạng sinh học.</w:t>
      </w:r>
    </w:p>
    <w:p w:rsidR="00000000" w:rsidDel="00000000" w:rsidP="00000000" w:rsidRDefault="00000000" w:rsidRPr="00000000" w14:paraId="0000021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Nhà nước đầu tư và khuyến khích tổ chức, cá nhân đầu tư nghiên cứu khoa học phục vụ công tác bảo tồn, phát triển bền vững đa dạng sinh học và phát triển kinh tế - xã hội.</w:t>
      </w:r>
    </w:p>
    <w:p w:rsidR="00000000" w:rsidDel="00000000" w:rsidP="00000000" w:rsidRDefault="00000000" w:rsidRPr="00000000" w14:paraId="0000021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Thông tin, số liệu điều tra cơ bản, kết quả nghiên cứu khoa học về đa dạng sinh học phải được thu thập và quản lý thống nhất trong Cơ sở dữ liệu về đa dạng sinh học quốc gia.</w:t>
      </w:r>
    </w:p>
    <w:p w:rsidR="00000000" w:rsidDel="00000000" w:rsidP="00000000" w:rsidRDefault="00000000" w:rsidRPr="00000000" w14:paraId="0000021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4. Tổ chức, cá nhân có hoạt động liên quan đến đa dạng sinh học có trách nhiệm cung cấp thông tin, số liệu điều tra cơ bản, kết quả nghiên cứu khoa học theo yêu cầu của Bộ Tài nguyên và Môi trường và được chia sẻ thông tin về đa dạng sinh học theo quy định của pháp luật.</w:t>
      </w:r>
    </w:p>
    <w:p w:rsidR="00000000" w:rsidDel="00000000" w:rsidP="00000000" w:rsidRDefault="00000000" w:rsidRPr="00000000" w14:paraId="0000021C">
      <w:pPr>
        <w:spacing w:after="60" w:before="6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5. Bộ Tài nguyên và Môi trường quy định cụ thể về hoạt động điều tra cơ bản, việc cung cấp, trao đổi và quản lý thông tin về đa dạng sinh học; thống nhất quản lý Cơ sở dữ liệu về đa dạng sinh học quốc gia.</w:t>
      </w:r>
      <w:r w:rsidDel="00000000" w:rsidR="00000000" w:rsidRPr="00000000">
        <w:rPr>
          <w:rtl w:val="0"/>
        </w:rPr>
      </w:r>
    </w:p>
    <w:p w:rsidR="00000000" w:rsidDel="00000000" w:rsidP="00000000" w:rsidRDefault="00000000" w:rsidRPr="00000000" w14:paraId="0000021D">
      <w:pPr>
        <w:spacing w:after="60" w:before="12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72. Báo cáo về đa dạng sinh học </w:t>
      </w:r>
    </w:p>
    <w:p w:rsidR="00000000" w:rsidDel="00000000" w:rsidP="00000000" w:rsidRDefault="00000000" w:rsidRPr="00000000" w14:paraId="0000021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Báo cáo về đa dạng sinh học là một phần của Báo cáo môi trường quốc gia.</w:t>
      </w:r>
    </w:p>
    <w:p w:rsidR="00000000" w:rsidDel="00000000" w:rsidP="00000000" w:rsidRDefault="00000000" w:rsidRPr="00000000" w14:paraId="0000021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Báo cáo về đa dạng sinh học phải có các nội dung chủ yếu sau đây:</w:t>
      </w:r>
    </w:p>
    <w:p w:rsidR="00000000" w:rsidDel="00000000" w:rsidP="00000000" w:rsidRDefault="00000000" w:rsidRPr="00000000" w14:paraId="0000022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Hiện trạng và diễn biến của các hệ sinh thái tự nhiên chủ yếu;</w:t>
      </w:r>
    </w:p>
    <w:p w:rsidR="00000000" w:rsidDel="00000000" w:rsidP="00000000" w:rsidRDefault="00000000" w:rsidRPr="00000000" w14:paraId="0000022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Hiện trạng, vùng phân bố, số lượng cá thể ước tính, đặc điểm của loài thuộc Danh mục loài nguy cấp, quý, hiếm được ưu tiên bảo vệ, sinh vật biến đổi gen và  loài ngoại lai xâm hại;</w:t>
      </w:r>
    </w:p>
    <w:p w:rsidR="00000000" w:rsidDel="00000000" w:rsidP="00000000" w:rsidRDefault="00000000" w:rsidRPr="00000000" w14:paraId="0000022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Thực trạng bảo tồn đa dạng sinh học; áp lực, thách thức đối với đa dạng sinh học;</w:t>
      </w:r>
    </w:p>
    <w:p w:rsidR="00000000" w:rsidDel="00000000" w:rsidP="00000000" w:rsidRDefault="00000000" w:rsidRPr="00000000" w14:paraId="0000022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Yêu cầu đặt ra đối với đa dạng sinh học;</w:t>
      </w:r>
    </w:p>
    <w:p w:rsidR="00000000" w:rsidDel="00000000" w:rsidP="00000000" w:rsidRDefault="00000000" w:rsidRPr="00000000" w14:paraId="0000022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Đánh giá lợi ích của bảo tồn và phát triển bền vững đa dạng sinh học đối với phát triển kinh tế - xã hội;</w:t>
      </w:r>
    </w:p>
    <w:p w:rsidR="00000000" w:rsidDel="00000000" w:rsidP="00000000" w:rsidRDefault="00000000" w:rsidRPr="00000000" w14:paraId="0000022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Giải pháp và kế hoạch bảo tồn đa dạng sinh học.</w:t>
      </w:r>
    </w:p>
    <w:p w:rsidR="00000000" w:rsidDel="00000000" w:rsidP="00000000" w:rsidRDefault="00000000" w:rsidRPr="00000000" w14:paraId="0000022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Bộ Tài nguyên và Môi trường chủ trì phối hợp với bộ, cơ quan ngang bộ có liên quan xây dựng báo cáo về đa dạng sinh học. </w:t>
      </w:r>
    </w:p>
    <w:p w:rsidR="00000000" w:rsidDel="00000000" w:rsidP="00000000" w:rsidRDefault="00000000" w:rsidRPr="00000000" w14:paraId="00000227">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73. Tài chính cho việc bảo tồn và phát triển bền vững đa dạng sinh học </w:t>
      </w:r>
    </w:p>
    <w:p w:rsidR="00000000" w:rsidDel="00000000" w:rsidP="00000000" w:rsidRDefault="00000000" w:rsidRPr="00000000" w14:paraId="0000022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Kinh phí cho việc bảo tồn và phát triển bền vững đa dạng sinh học được hình thành từ các nguồn sau đây:</w:t>
      </w:r>
    </w:p>
    <w:p w:rsidR="00000000" w:rsidDel="00000000" w:rsidP="00000000" w:rsidRDefault="00000000" w:rsidRPr="00000000" w14:paraId="0000022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Ngân sách nhà nước;</w:t>
      </w:r>
    </w:p>
    <w:p w:rsidR="00000000" w:rsidDel="00000000" w:rsidP="00000000" w:rsidRDefault="00000000" w:rsidRPr="00000000" w14:paraId="0000022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Đầu tư, đóng góp của tổ chức, cá nhân trong nước, tổ chức, cá nhân nước ngoài;</w:t>
      </w:r>
    </w:p>
    <w:p w:rsidR="00000000" w:rsidDel="00000000" w:rsidP="00000000" w:rsidRDefault="00000000" w:rsidRPr="00000000" w14:paraId="0000022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Thu từ dịch vụ môi trường liên quan đến đa dạng sinh học và các nguồn khác theo quy định của pháp luật. </w:t>
      </w:r>
    </w:p>
    <w:p w:rsidR="00000000" w:rsidDel="00000000" w:rsidP="00000000" w:rsidRDefault="00000000" w:rsidRPr="00000000" w14:paraId="0000022C">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Chi đầu tư phát triển từ ngân sách nhà nước cho việc bảo tồn và phát triển bền vững đa dạng sinh học được sử dụng cho các mục đích sau đây:</w:t>
      </w:r>
    </w:p>
    <w:p w:rsidR="00000000" w:rsidDel="00000000" w:rsidP="00000000" w:rsidRDefault="00000000" w:rsidRPr="00000000" w14:paraId="0000022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Điều tra cơ bản về đa dạng sinh học; </w:t>
      </w:r>
    </w:p>
    <w:p w:rsidR="00000000" w:rsidDel="00000000" w:rsidP="00000000" w:rsidRDefault="00000000" w:rsidRPr="00000000" w14:paraId="0000022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Phục hồi các hệ sinh thái tự nhiên; </w:t>
      </w:r>
    </w:p>
    <w:p w:rsidR="00000000" w:rsidDel="00000000" w:rsidP="00000000" w:rsidRDefault="00000000" w:rsidRPr="00000000" w14:paraId="0000022F">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Bảo tồn loài thuộc Danh mục loài nguy cấp, quý, hiếm được ưu tiên bảo vệ;</w:t>
      </w:r>
    </w:p>
    <w:p w:rsidR="00000000" w:rsidDel="00000000" w:rsidP="00000000" w:rsidRDefault="00000000" w:rsidRPr="00000000" w14:paraId="0000023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 Đầu tư xây dựng, nâng cấp, cải tạo cơ sở bảo tồn đa dạng sinh học của Nhà nước;</w:t>
      </w:r>
    </w:p>
    <w:p w:rsidR="00000000" w:rsidDel="00000000" w:rsidP="00000000" w:rsidRDefault="00000000" w:rsidRPr="00000000" w14:paraId="0000023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đ) Thực hiện các chương trình kiểm soát, cô lập, diệt trừ các loài ngoại lai xâm hại;</w:t>
      </w:r>
    </w:p>
    <w:p w:rsidR="00000000" w:rsidDel="00000000" w:rsidP="00000000" w:rsidRDefault="00000000" w:rsidRPr="00000000" w14:paraId="00000232">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Đầu tư khác liên quan đến việc bảo tồn và phát triển bền vững đa dạng sinh học theo quy định của pháp luật.</w:t>
      </w:r>
    </w:p>
    <w:p w:rsidR="00000000" w:rsidDel="00000000" w:rsidP="00000000" w:rsidRDefault="00000000" w:rsidRPr="00000000" w14:paraId="00000233">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3. Chi thường xuyên từ ngân sách nhà nước cho bảo tồn và phát triển bền vững đa dạng sinh học được sử dụng cho các mục đích sau đây:</w:t>
      </w:r>
    </w:p>
    <w:p w:rsidR="00000000" w:rsidDel="00000000" w:rsidP="00000000" w:rsidRDefault="00000000" w:rsidRPr="00000000" w14:paraId="00000234">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a) Quan trắc, thống kê, quản lý thông tin, dữ liệu về đa dạng sinh học; xây dựng cơ sở dữ liệu về đa dạng sinh học;</w:t>
      </w:r>
    </w:p>
    <w:p w:rsidR="00000000" w:rsidDel="00000000" w:rsidP="00000000" w:rsidRDefault="00000000" w:rsidRPr="00000000" w14:paraId="00000235">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b) Tổ chức xây dựng báo cáo hiện trạng đa dạng sinh học, báo cáo hiện trạng khu bảo tồn; lập, thẩm định quy hoạch bảo tồn đa dạng sinh học, chương trình, dự án bảo tồn đa dạng sinh học; </w:t>
      </w:r>
    </w:p>
    <w:p w:rsidR="00000000" w:rsidDel="00000000" w:rsidP="00000000" w:rsidRDefault="00000000" w:rsidRPr="00000000" w14:paraId="00000236">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 Lập, thẩm định Danh mục loài nguy cấp, quý, hiếm được ưu tiên bảo vệ, Danh mục loài ngoại lai xâm hại, Danh mục loài hoang dã bị cấm khai thác trong tự nhiên, Danh mục loài hoang dã được khai thác có điều kiện ngoài tự nhiên, Danh mục nguồn gen bị cấm xuất khẩu; điều tra, đánh giá quần thể để sửa đổi, bổ sung</w:t>
      </w:r>
      <w:r w:rsidDel="00000000" w:rsidR="00000000" w:rsidRPr="00000000">
        <w:rPr>
          <w:rFonts w:ascii="Times New Roman" w:cs="Times New Roman" w:eastAsia="Times New Roman" w:hAnsi="Times New Roman"/>
          <w:b w:val="1"/>
          <w:bCs w:val="1"/>
          <w:i w:val="1"/>
          <w:iCs w:val="1"/>
          <w:color w:val="0000ff"/>
          <w:sz w:val="24"/>
          <w:szCs w:val="24"/>
          <w:rtl w:val="0"/>
          <w:rPrChange w:author="ThaiNN" w:id="41" w:date="2008-12-09T15:09:00Z">
            <w:rPr>
              <w:rFonts w:ascii="Times New Roman" w:cs="Times New Roman" w:eastAsia="Times New Roman" w:hAnsi="Times New Roman"/>
              <w:b w:val="1"/>
              <w:bCs w:val="1"/>
              <w:i w:val="1"/>
              <w:iCs w:val="1"/>
              <w:sz w:val="24"/>
              <w:szCs w:val="24"/>
            </w:rPr>
          </w:rPrChange>
        </w:rPr>
        <w:t xml:space="preserve">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Danh mục loài nguy cấp, quý, hiếm được ưu tiên bảo vệ; </w:t>
      </w:r>
    </w:p>
    <w:p w:rsidR="00000000" w:rsidDel="00000000" w:rsidP="00000000" w:rsidRDefault="00000000" w:rsidRPr="00000000" w14:paraId="00000237">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d) Quản lý khu bảo tồn, cơ sở bảo tồn đa dạng sinh học của Nhà nước; </w:t>
      </w:r>
    </w:p>
    <w:p w:rsidR="00000000" w:rsidDel="00000000" w:rsidP="00000000" w:rsidRDefault="00000000" w:rsidRPr="00000000" w14:paraId="00000238">
      <w:pPr>
        <w:spacing w:after="6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đ) Xây dựng và thử nghiệm mô hình bảo tồn và phát triển bền vững đa dạng sinh học;</w:t>
      </w:r>
    </w:p>
    <w:p w:rsidR="00000000" w:rsidDel="00000000" w:rsidP="00000000" w:rsidRDefault="00000000" w:rsidRPr="00000000" w14:paraId="00000239">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e) Tuyên truyền, giáo dục pháp luật, nâng cao ý thức về bảo tồn và phát triển bền vững đa dạng sinh học;</w:t>
      </w:r>
    </w:p>
    <w:p w:rsidR="00000000" w:rsidDel="00000000" w:rsidP="00000000" w:rsidRDefault="00000000" w:rsidRPr="00000000" w14:paraId="0000023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g) Đào tạo, bồi dưỡng nâng cao trình độ chuyên môn nghiệp vụ về đa dạng sinh học;</w:t>
      </w:r>
    </w:p>
    <w:p w:rsidR="00000000" w:rsidDel="00000000" w:rsidP="00000000" w:rsidRDefault="00000000" w:rsidRPr="00000000" w14:paraId="0000023B">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h) Hợp tác quốc tế về bảo tồn và phát triển bền vững đa dạng sinh học.</w:t>
      </w:r>
    </w:p>
    <w:p w:rsidR="00000000" w:rsidDel="00000000" w:rsidP="00000000" w:rsidRDefault="00000000" w:rsidRPr="00000000" w14:paraId="0000023C">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74. Dịch vụ môi trường liên quan đến đa dạng sinh học</w:t>
      </w:r>
    </w:p>
    <w:p w:rsidR="00000000" w:rsidDel="00000000" w:rsidP="00000000" w:rsidRDefault="00000000" w:rsidRPr="00000000" w14:paraId="0000023D">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Tổ chức, cá nhân sử dụng dịch vụ môi trường liên quan đến đa dạng sinh học có trách nhiệm trả tiền cho tổ chức, cá nhân cung cấp dịch vụ. </w:t>
      </w:r>
    </w:p>
    <w:p w:rsidR="00000000" w:rsidDel="00000000" w:rsidP="00000000" w:rsidRDefault="00000000" w:rsidRPr="00000000" w14:paraId="0000023E">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Chính phủ quy định cụ thể về dịch vụ môi trường liên quan đến đa dạng sinh học. </w:t>
      </w:r>
    </w:p>
    <w:p w:rsidR="00000000" w:rsidDel="00000000" w:rsidP="00000000" w:rsidRDefault="00000000" w:rsidRPr="00000000" w14:paraId="0000023F">
      <w:pPr>
        <w:spacing w:after="120" w:before="24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75. Bồi thường thiệt hại về đa dạng sinh học</w:t>
      </w:r>
      <w:r w:rsidDel="00000000" w:rsidR="00000000" w:rsidRPr="00000000">
        <w:rPr>
          <w:rtl w:val="0"/>
        </w:rPr>
      </w:r>
    </w:p>
    <w:p w:rsidR="00000000" w:rsidDel="00000000" w:rsidP="00000000" w:rsidRDefault="00000000" w:rsidRPr="00000000" w14:paraId="00000240">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Tổ chức, cá nhân xâm hại khu bảo tồn, cơ sở bảo tồn đa dạng sinh học, giống cây trồng, vật nuôi, vi sinh vật và nấm đặc hữu, có giá trị, loài thuộc Danh mục loài nguy cấp, quý, hiếm được ưu tiên bảo vệ, hành lang đa dạng sinh học thì phải bồi thường thiệt hại theo quy định của pháp luật. </w:t>
      </w:r>
    </w:p>
    <w:p w:rsidR="00000000" w:rsidDel="00000000" w:rsidP="00000000" w:rsidRDefault="00000000" w:rsidRPr="00000000" w14:paraId="00000241">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Việc bồi thường thiệt hại do ô nhiễm, suy thoái môi trường gây ra đối với đa dạng sinh học được thực hiện theo quy định của pháp luật.</w:t>
      </w:r>
    </w:p>
    <w:p w:rsidR="00000000" w:rsidDel="00000000" w:rsidP="00000000" w:rsidRDefault="00000000" w:rsidRPr="00000000" w14:paraId="00000242">
      <w:pPr>
        <w:spacing w:after="240" w:before="60" w:lineRule="auto"/>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ab/>
        <w:t xml:space="preserve">3. Tiền bồi thường thiệt hại về đa dạng sinh học cho Nhà nước được đầu tư cho hoạt động bảo tồn và phát triển bền vững đa dạng sinh học theo quy định của Luật này và các quy định khác của pháp luật có liên quan.</w:t>
      </w:r>
    </w:p>
    <w:p w:rsidR="00000000" w:rsidDel="00000000" w:rsidP="00000000" w:rsidRDefault="00000000" w:rsidRPr="00000000" w14:paraId="00000243">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244">
      <w:pPr>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CHƯƠNG VIII</w:t>
      </w:r>
    </w:p>
    <w:p w:rsidR="00000000" w:rsidDel="00000000" w:rsidP="00000000" w:rsidRDefault="00000000" w:rsidRPr="00000000" w14:paraId="00000245">
      <w:pPr>
        <w:jc w:val="center"/>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KHOẢN THI HÀNH</w:t>
      </w:r>
    </w:p>
    <w:p w:rsidR="00000000" w:rsidDel="00000000" w:rsidP="00000000" w:rsidRDefault="00000000" w:rsidRPr="00000000" w14:paraId="00000246">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76. Quy định chuyển tiếp</w:t>
      </w:r>
    </w:p>
    <w:p w:rsidR="00000000" w:rsidDel="00000000" w:rsidP="00000000" w:rsidRDefault="00000000" w:rsidRPr="00000000" w14:paraId="00000247">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1. Các vườn quốc gia, khu dự trữ thiên nhiên, khu bảo tồn loài - sinh cảnh, khu bảo vệ cảnh quan, khu bảo tồn biển, khu bảo tồn vùng nước nội địa, khu dự trữ tài nguyên thiên nhiên thủy sinh đã thành lập theo quy định của Luật bảo vệ và phát triển rừng, Luật thủy sản trước khi Luật này có hiệu lực nếu đáp ứng các tiêu chí xác lập khu bảo tồn theo quy định của Luật này thì không phải ra quyết định thành lập lại. </w:t>
      </w:r>
    </w:p>
    <w:p w:rsidR="00000000" w:rsidDel="00000000" w:rsidP="00000000" w:rsidRDefault="00000000" w:rsidRPr="00000000" w14:paraId="00000248">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2. Các loại giấy phép, giấy chứng nhận đã cấp cho các cơ sở bảo tồn đa dạng sinh học, cơ sở nuôi </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color w:val="000000"/>
              <w:sz w:val="24"/>
              <w:szCs w:val="24"/>
            </w:rPr>
          </w:rPrChange>
        </w:rPr>
        <w:t xml:space="preserve">sinh sản, nuôi sinh trưởng, trồng cấy nhân tạo các loài động vật, thực vật hoang dã nguy cấp, quý, hiếm</w:t>
      </w: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 trước khi Luật này có hiệu lực nếu phù hợp với quy định của Luật này thì vẫn có giá trị thi hành.</w:t>
      </w:r>
    </w:p>
    <w:p w:rsidR="00000000" w:rsidDel="00000000" w:rsidP="00000000" w:rsidRDefault="00000000" w:rsidRPr="00000000" w14:paraId="00000249">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77. Hiệu lực thi hành</w:t>
      </w:r>
    </w:p>
    <w:p w:rsidR="00000000" w:rsidDel="00000000" w:rsidP="00000000" w:rsidRDefault="00000000" w:rsidRPr="00000000" w14:paraId="0000024A">
      <w:pPr>
        <w:spacing w:after="60" w:before="60" w:lineRule="auto"/>
        <w:ind w:firstLine="720"/>
        <w:jc w:val="both"/>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color w:val="0000ff"/>
          <w:sz w:val="24"/>
          <w:szCs w:val="24"/>
          <w:rtl w:val="0"/>
          <w:rPrChange w:author="ThaiNN" w:id="41" w:date="2008-12-09T15:09:00Z">
            <w:rPr>
              <w:rFonts w:ascii="Times New Roman" w:cs="Times New Roman" w:eastAsia="Times New Roman" w:hAnsi="Times New Roman"/>
              <w:sz w:val="24"/>
              <w:szCs w:val="24"/>
            </w:rPr>
          </w:rPrChange>
        </w:rPr>
        <w:t xml:space="preserve">Luật này có hiệu lực thi hành từ ngày 01 tháng 7 năm 2009.</w:t>
      </w:r>
    </w:p>
    <w:p w:rsidR="00000000" w:rsidDel="00000000" w:rsidP="00000000" w:rsidRDefault="00000000" w:rsidRPr="00000000" w14:paraId="0000024B">
      <w:pPr>
        <w:spacing w:after="120" w:before="240" w:lineRule="auto"/>
        <w:ind w:firstLine="720"/>
        <w:jc w:val="both"/>
        <w:rPr>
          <w:rFonts w:ascii="Times New Roman" w:cs="Times New Roman" w:eastAsia="Times New Roman" w:hAnsi="Times New Roman"/>
          <w:b w:val="1"/>
          <w:bCs w:val="1"/>
          <w:color w:val="0000ff"/>
          <w:sz w:val="24"/>
          <w:szCs w:val="24"/>
          <w:rPrChange w:author="ThaiNN" w:id="41" w:date="2008-12-09T15:09:00Z">
            <w:rPr>
              <w:rFonts w:ascii="Times New Roman" w:cs="Times New Roman" w:eastAsia="Times New Roman" w:hAnsi="Times New Roman"/>
              <w:b w:val="1"/>
              <w:bCs w:val="1"/>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Điều 78. Quy định chi tiết và hướng dẫn thi hành</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6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Change w:author="ThaiNN" w:id="41"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1"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Chính phủ quy định chi tiết và hướng dẫn thi hành các điều, khoản được giao trong Luật; hướng dẫn những nội dung cần thiết khác của Luật này để đáp ứng yêu cầu quản lý nhà nước.</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12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41" w:date="2008-12-09T15:09: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46000" y="3933035"/>
                          <a:ext cx="5715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120" w:line="240" w:lineRule="auto"/>
        <w:ind w:left="0" w:right="0" w:firstLine="720"/>
        <w:jc w:val="both"/>
        <w:rPr>
          <w:ins w:author="ThaiNN" w:id="42" w:date="2008-12-09T15:09:00Z"/>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41" w:date="2008-12-09T15:09: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41" w:date="2008-12-09T15:09: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Luật này đã được Quốc hội nước Cộng hoà xã hội chủ nghĩa Việt Nam khoá XII, kỳ họp thứ 4 thông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Change w:author="ThaiNN" w:id="41" w:date="2008-12-09T15:09:0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qua ngày 13  tháng 11  năm 2008</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Change w:author="ThaiNN" w:id="41" w:date="2008-12-09T15:09: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w:t>
      </w:r>
      <w:ins w:author="ThaiNN" w:id="42" w:date="2008-12-09T15:09:00Z">
        <w:r w:rsidDel="00000000" w:rsidR="00000000" w:rsidRPr="00000000">
          <w:rPr>
            <w:rtl w:val="0"/>
          </w:rPr>
        </w:r>
      </w:ins>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12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Change w:author="ThaiNN" w:id="41" w:date="2008-12-09T15:09:00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3969"/>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Change w:author="ThaiNN" w:id="41" w:date="2008-12-09T15:09: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Change w:author="ThaiNN" w:id="41" w:date="2008-12-09T15:09:0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CHỦ TỊCH QUỐC HỘI</w:t>
      </w:r>
    </w:p>
    <w:p w:rsidR="00000000" w:rsidDel="00000000" w:rsidP="00000000" w:rsidRDefault="00000000" w:rsidRPr="00000000" w14:paraId="00000251">
      <w:pPr>
        <w:ind w:firstLine="3969"/>
        <w:jc w:val="center"/>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Fonts w:ascii="Times New Roman" w:cs="Times New Roman" w:eastAsia="Times New Roman" w:hAnsi="Times New Roman"/>
          <w:b w:val="1"/>
          <w:bCs w:val="1"/>
          <w:color w:val="0000ff"/>
          <w:sz w:val="24"/>
          <w:szCs w:val="24"/>
          <w:rtl w:val="0"/>
          <w:rPrChange w:author="ThaiNN" w:id="41" w:date="2008-12-09T15:09:00Z">
            <w:rPr>
              <w:rFonts w:ascii="Times New Roman" w:cs="Times New Roman" w:eastAsia="Times New Roman" w:hAnsi="Times New Roman"/>
              <w:b w:val="1"/>
              <w:bCs w:val="1"/>
              <w:sz w:val="24"/>
              <w:szCs w:val="24"/>
            </w:rPr>
          </w:rPrChange>
        </w:rPr>
        <w:t xml:space="preserve">Nguyễn Phú Trọng</w:t>
      </w:r>
      <w:r w:rsidDel="00000000" w:rsidR="00000000" w:rsidRPr="00000000">
        <w:rPr>
          <w:rtl w:val="0"/>
        </w:rPr>
      </w:r>
    </w:p>
    <w:p w:rsidR="00000000" w:rsidDel="00000000" w:rsidP="00000000" w:rsidRDefault="00000000" w:rsidRPr="00000000" w14:paraId="00000252">
      <w:pPr>
        <w:spacing w:after="120" w:before="120" w:lineRule="auto"/>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p w:rsidR="00000000" w:rsidDel="00000000" w:rsidP="00000000" w:rsidRDefault="00000000" w:rsidRPr="00000000" w14:paraId="00000253">
      <w:pPr>
        <w:spacing w:after="120" w:before="120" w:lineRule="auto"/>
        <w:rPr>
          <w:rFonts w:ascii="Times New Roman" w:cs="Times New Roman" w:eastAsia="Times New Roman" w:hAnsi="Times New Roman"/>
          <w:color w:val="0000ff"/>
          <w:sz w:val="24"/>
          <w:szCs w:val="24"/>
          <w:rPrChange w:author="ThaiNN" w:id="41" w:date="2008-12-09T15:09:00Z">
            <w:rPr>
              <w:rFonts w:ascii="Times New Roman" w:cs="Times New Roman" w:eastAsia="Times New Roman" w:hAnsi="Times New Roman"/>
              <w:sz w:val="24"/>
              <w:szCs w:val="24"/>
            </w:rPr>
          </w:rPrChange>
        </w:rPr>
      </w:pPr>
      <w:r w:rsidDel="00000000" w:rsidR="00000000" w:rsidRPr="00000000">
        <w:rPr>
          <w:rtl w:val="0"/>
        </w:rPr>
      </w:r>
    </w:p>
    <w:sectPr>
      <w:headerReference r:id="rId7" w:type="default"/>
      <w:headerReference r:id="rId8" w:type="even"/>
      <w:footerReference r:id="rId9" w:type="default"/>
      <w:footerReference r:id="rId10"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p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tabs>
        <w:tab w:val="left" w:leader="none" w:pos="1080"/>
      </w:tabs>
      <w:spacing w:before="60" w:line="360" w:lineRule="auto"/>
      <w:jc w:val="center"/>
    </w:pPr>
    <w:rPr>
      <w:b w:val="1"/>
      <w:bCs w:val="1"/>
    </w:rPr>
  </w:style>
  <w:style w:type="paragraph" w:styleId="Heading4">
    <w:name w:val="heading 4"/>
    <w:basedOn w:val="Normal"/>
    <w:next w:val="Normal"/>
    <w:pPr>
      <w:keepNext w:val="1"/>
      <w:tabs>
        <w:tab w:val="left" w:leader="none" w:pos="1080"/>
      </w:tabs>
      <w:spacing w:before="120" w:line="360" w:lineRule="auto"/>
      <w:jc w:val="center"/>
    </w:pPr>
    <w:rPr>
      <w:rFonts w:ascii="Times New Roman" w:cs="Times New Roman" w:eastAsia="Times New Roman" w:hAnsi="Times New Roman"/>
      <w:b w:val="1"/>
      <w:bCs w:val="1"/>
      <w:sz w:val="40"/>
      <w:szCs w:val="4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